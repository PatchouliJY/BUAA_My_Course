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EAB" w:rsidRPr="0063584B" w:rsidRDefault="00C42EAB" w:rsidP="00C42EAB">
      <w:pPr>
        <w:jc w:val="center"/>
        <w:rPr>
          <w:b/>
          <w:sz w:val="32"/>
          <w:szCs w:val="32"/>
        </w:rPr>
      </w:pPr>
      <w:r w:rsidRPr="0063584B">
        <w:rPr>
          <w:b/>
          <w:sz w:val="32"/>
          <w:szCs w:val="32"/>
        </w:rPr>
        <w:t>实验一</w:t>
      </w:r>
      <w:r>
        <w:rPr>
          <w:rFonts w:hint="eastAsia"/>
          <w:b/>
          <w:sz w:val="32"/>
          <w:szCs w:val="32"/>
        </w:rPr>
        <w:t xml:space="preserve"> </w:t>
      </w:r>
      <w:r w:rsidRPr="0063584B">
        <w:rPr>
          <w:rFonts w:hint="eastAsia"/>
          <w:b/>
          <w:sz w:val="32"/>
          <w:szCs w:val="32"/>
        </w:rPr>
        <w:t>链路层</w:t>
      </w:r>
      <w:r>
        <w:rPr>
          <w:rFonts w:hint="eastAsia"/>
          <w:b/>
          <w:sz w:val="32"/>
          <w:szCs w:val="32"/>
        </w:rPr>
        <w:t>网络层综合</w:t>
      </w:r>
      <w:r w:rsidRPr="0063584B">
        <w:rPr>
          <w:rFonts w:hint="eastAsia"/>
          <w:b/>
          <w:sz w:val="32"/>
          <w:szCs w:val="32"/>
        </w:rPr>
        <w:t>实验</w:t>
      </w:r>
    </w:p>
    <w:p w:rsidR="001F54B8" w:rsidRPr="00286188" w:rsidRDefault="001F54B8" w:rsidP="001F54B8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关于</w:t>
      </w:r>
      <w:r w:rsidRPr="00286188">
        <w:rPr>
          <w:rFonts w:hint="eastAsia"/>
          <w:b/>
          <w:color w:val="FF0000"/>
          <w:highlight w:val="yellow"/>
        </w:rPr>
        <w:t>在线实验报告的填写</w:t>
      </w:r>
      <w:r>
        <w:rPr>
          <w:rFonts w:hint="eastAsia"/>
          <w:b/>
          <w:color w:val="FF0000"/>
          <w:highlight w:val="yellow"/>
        </w:rPr>
        <w:t>，</w:t>
      </w:r>
      <w:r w:rsidRPr="00286188">
        <w:rPr>
          <w:rFonts w:hint="eastAsia"/>
          <w:b/>
          <w:color w:val="FF0000"/>
          <w:highlight w:val="yellow"/>
        </w:rPr>
        <w:t>可以采取截屏、截图等方式以提高效率（如</w:t>
      </w:r>
      <w:r w:rsidRPr="00286188">
        <w:rPr>
          <w:rFonts w:hint="eastAsia"/>
          <w:b/>
          <w:color w:val="FF0000"/>
          <w:highlight w:val="yellow"/>
        </w:rPr>
        <w:t>MAC</w:t>
      </w:r>
      <w:r w:rsidRPr="00286188">
        <w:rPr>
          <w:rFonts w:hint="eastAsia"/>
          <w:b/>
          <w:color w:val="FF0000"/>
          <w:highlight w:val="yellow"/>
        </w:rPr>
        <w:t>地址、</w:t>
      </w:r>
      <w:r w:rsidRPr="00286188">
        <w:rPr>
          <w:rFonts w:hint="eastAsia"/>
          <w:b/>
          <w:color w:val="FF0000"/>
          <w:highlight w:val="yellow"/>
        </w:rPr>
        <w:t>IP</w:t>
      </w:r>
      <w:r w:rsidRPr="00286188">
        <w:rPr>
          <w:rFonts w:hint="eastAsia"/>
          <w:b/>
          <w:color w:val="FF0000"/>
          <w:highlight w:val="yellow"/>
        </w:rPr>
        <w:t>地址），但需要个人独立完成，不要抄袭。</w:t>
      </w:r>
      <w:r>
        <w:rPr>
          <w:rFonts w:hint="eastAsia"/>
          <w:b/>
          <w:color w:val="FF0000"/>
          <w:highlight w:val="yellow"/>
        </w:rPr>
        <w:t>请提交到课程中心。命名方式：上课时间段</w:t>
      </w:r>
      <w:r>
        <w:rPr>
          <w:rFonts w:hint="eastAsia"/>
          <w:b/>
          <w:color w:val="FF0000"/>
          <w:highlight w:val="yellow"/>
        </w:rPr>
        <w:t>-</w:t>
      </w:r>
      <w:r>
        <w:rPr>
          <w:rFonts w:hint="eastAsia"/>
          <w:b/>
          <w:color w:val="FF0000"/>
          <w:highlight w:val="yellow"/>
        </w:rPr>
        <w:t>学号</w:t>
      </w:r>
      <w:r>
        <w:rPr>
          <w:rFonts w:hint="eastAsia"/>
          <w:b/>
          <w:color w:val="FF0000"/>
          <w:highlight w:val="yellow"/>
        </w:rPr>
        <w:t>-</w:t>
      </w:r>
      <w:r>
        <w:rPr>
          <w:rFonts w:hint="eastAsia"/>
          <w:b/>
          <w:color w:val="FF0000"/>
          <w:highlight w:val="yellow"/>
        </w:rPr>
        <w:t>姓名</w:t>
      </w:r>
    </w:p>
    <w:p w:rsidR="00C42EAB" w:rsidRPr="001F54B8" w:rsidRDefault="00C42EAB" w:rsidP="00C42EAB"/>
    <w:p w:rsidR="00C42EAB" w:rsidRDefault="00C42EAB" w:rsidP="00C42EAB">
      <w:pPr>
        <w:numPr>
          <w:ilvl w:val="0"/>
          <w:numId w:val="1"/>
        </w:numPr>
      </w:pPr>
      <w:r w:rsidRPr="00D122B5">
        <w:rPr>
          <w:rFonts w:hint="eastAsia"/>
        </w:rPr>
        <w:t>请利用</w:t>
      </w:r>
      <w:r w:rsidRPr="00D122B5">
        <w:rPr>
          <w:rFonts w:hint="eastAsia"/>
        </w:rPr>
        <w:t>display current-configuration</w:t>
      </w:r>
      <w:r w:rsidRPr="00D122B5">
        <w:rPr>
          <w:rFonts w:hint="eastAsia"/>
        </w:rPr>
        <w:t>命令，写出你所在组的路由器</w:t>
      </w:r>
      <w:r w:rsidRPr="00D122B5">
        <w:rPr>
          <w:rFonts w:hint="eastAsia"/>
        </w:rPr>
        <w:t>R1</w:t>
      </w:r>
      <w:r w:rsidRPr="00D122B5">
        <w:rPr>
          <w:rFonts w:hint="eastAsia"/>
        </w:rPr>
        <w:t>和</w:t>
      </w:r>
      <w:r w:rsidRPr="00D122B5">
        <w:rPr>
          <w:rFonts w:hint="eastAsia"/>
        </w:rPr>
        <w:t>R2</w:t>
      </w:r>
      <w:r w:rsidRPr="00D122B5">
        <w:rPr>
          <w:rFonts w:hint="eastAsia"/>
        </w:rPr>
        <w:t>中以太口（</w:t>
      </w:r>
      <w:r w:rsidRPr="00D122B5">
        <w:rPr>
          <w:rFonts w:hint="eastAsia"/>
        </w:rPr>
        <w:t>E0/0</w:t>
      </w:r>
      <w:r w:rsidRPr="00D122B5">
        <w:rPr>
          <w:rFonts w:hint="eastAsia"/>
        </w:rPr>
        <w:t>、</w:t>
      </w:r>
      <w:r w:rsidRPr="00D122B5">
        <w:rPr>
          <w:rFonts w:hint="eastAsia"/>
        </w:rPr>
        <w:t>E0/1</w:t>
      </w:r>
      <w:r w:rsidRPr="00D122B5">
        <w:rPr>
          <w:rFonts w:hint="eastAsia"/>
        </w:rPr>
        <w:t>）和串口（</w:t>
      </w:r>
      <w:r w:rsidRPr="00D122B5">
        <w:rPr>
          <w:rFonts w:hint="eastAsia"/>
        </w:rPr>
        <w:t>S0/0</w:t>
      </w:r>
      <w:r w:rsidRPr="00D122B5">
        <w:rPr>
          <w:rFonts w:hint="eastAsia"/>
        </w:rPr>
        <w:t>）所对应的实际接口（</w:t>
      </w:r>
      <w:r w:rsidRPr="00D122B5">
        <w:rPr>
          <w:rFonts w:hint="eastAsia"/>
          <w:b/>
        </w:rPr>
        <w:t>如</w:t>
      </w:r>
      <w:r w:rsidRPr="00D122B5">
        <w:rPr>
          <w:rFonts w:hint="eastAsia"/>
          <w:b/>
        </w:rPr>
        <w:t>GE0/0</w:t>
      </w:r>
      <w:r w:rsidRPr="00D122B5">
        <w:rPr>
          <w:rFonts w:hint="eastAsia"/>
          <w:b/>
        </w:rPr>
        <w:t>、</w:t>
      </w:r>
      <w:r w:rsidRPr="00D122B5">
        <w:rPr>
          <w:rFonts w:hint="eastAsia"/>
          <w:b/>
        </w:rPr>
        <w:t>S4/0</w:t>
      </w:r>
      <w:r w:rsidRPr="00D122B5">
        <w:rPr>
          <w:rFonts w:hint="eastAsia"/>
          <w:b/>
        </w:rPr>
        <w:t>…</w:t>
      </w:r>
      <w:r w:rsidRPr="00D122B5">
        <w:rPr>
          <w:rFonts w:hint="eastAsia"/>
        </w:rPr>
        <w:t>）编号。</w:t>
      </w:r>
    </w:p>
    <w:p w:rsidR="00C42EAB" w:rsidRDefault="00900EED" w:rsidP="00C42EAB">
      <w:r>
        <w:rPr>
          <w:noProof/>
        </w:rPr>
        <w:drawing>
          <wp:inline distT="0" distB="0" distL="0" distR="0" wp14:anchorId="7445EA23" wp14:editId="0386F6E2">
            <wp:extent cx="2490198" cy="202557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598" cy="20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AB" w:rsidRDefault="00C42EAB" w:rsidP="00C42EAB"/>
    <w:p w:rsidR="00C42EAB" w:rsidRPr="0094422A" w:rsidRDefault="00C42EAB" w:rsidP="00C42EAB">
      <w:pPr>
        <w:numPr>
          <w:ilvl w:val="0"/>
          <w:numId w:val="1"/>
        </w:numPr>
      </w:pPr>
      <w:r>
        <w:rPr>
          <w:rFonts w:hint="eastAsia"/>
        </w:rPr>
        <w:t>请写出将路由器或交换机某一接口关闭并重新开启的命令</w:t>
      </w:r>
    </w:p>
    <w:p w:rsidR="00C42EAB" w:rsidRDefault="00AF7A12" w:rsidP="00C42EAB">
      <w:r>
        <w:rPr>
          <w:noProof/>
        </w:rPr>
        <w:drawing>
          <wp:inline distT="0" distB="0" distL="0" distR="0" wp14:anchorId="4481D8F5" wp14:editId="4280938C">
            <wp:extent cx="5194567" cy="169553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AB" w:rsidRDefault="00C42EAB" w:rsidP="00C42EAB"/>
    <w:p w:rsidR="00C42EAB" w:rsidRDefault="00C42EAB" w:rsidP="00C42EAB">
      <w:pPr>
        <w:numPr>
          <w:ilvl w:val="0"/>
          <w:numId w:val="1"/>
        </w:numPr>
        <w:rPr>
          <w:rFonts w:ascii="宋体" w:hAnsi="宋体"/>
        </w:rPr>
      </w:pPr>
      <w:r>
        <w:rPr>
          <w:rFonts w:hint="eastAsia"/>
        </w:rPr>
        <w:t>在</w:t>
      </w:r>
      <w:r>
        <w:rPr>
          <w:rFonts w:hint="eastAsia"/>
        </w:rPr>
        <w:t>PCA</w:t>
      </w:r>
      <w:r>
        <w:rPr>
          <w:rFonts w:hint="eastAsia"/>
        </w:rPr>
        <w:t>上启动</w:t>
      </w:r>
      <w:r>
        <w:rPr>
          <w:rFonts w:hint="eastAsia"/>
        </w:rPr>
        <w:t>Wireshark</w:t>
      </w:r>
      <w:r>
        <w:rPr>
          <w:rFonts w:hint="eastAsia"/>
        </w:rPr>
        <w:t>软件截获报文，启动“连线组网软件”，点击“主机联网”并确认（如下图所示），将</w:t>
      </w:r>
      <w:r>
        <w:rPr>
          <w:rFonts w:hint="eastAsia"/>
        </w:rPr>
        <w:t>pca</w:t>
      </w:r>
      <w:r>
        <w:rPr>
          <w:rFonts w:hint="eastAsia"/>
        </w:rPr>
        <w:t>网络连接的</w:t>
      </w:r>
      <w:r>
        <w:rPr>
          <w:rFonts w:hint="eastAsia"/>
        </w:rPr>
        <w:t>IP</w:t>
      </w:r>
      <w:r>
        <w:rPr>
          <w:rFonts w:hint="eastAsia"/>
        </w:rPr>
        <w:t>地址设置为自动获取。然后，访问</w:t>
      </w:r>
      <w:r>
        <w:rPr>
          <w:rFonts w:hint="eastAsia"/>
        </w:rPr>
        <w:t>FTP</w:t>
      </w:r>
      <w:r>
        <w:rPr>
          <w:rFonts w:hint="eastAsia"/>
        </w:rPr>
        <w:t>服务器（</w:t>
      </w:r>
      <w:r>
        <w:rPr>
          <w:rFonts w:hint="eastAsia"/>
        </w:rPr>
        <w:t>ftp://10.111.1.29</w:t>
      </w:r>
      <w:r>
        <w:rPr>
          <w:rFonts w:hint="eastAsia"/>
        </w:rPr>
        <w:t>）；从</w:t>
      </w:r>
      <w:r>
        <w:rPr>
          <w:rFonts w:hint="eastAsia"/>
        </w:rPr>
        <w:t>Wireshark</w:t>
      </w:r>
      <w:r>
        <w:rPr>
          <w:rFonts w:hint="eastAsia"/>
        </w:rPr>
        <w:t>截获的报文中任意选一个</w:t>
      </w:r>
      <w:r>
        <w:rPr>
          <w:rFonts w:hint="eastAsia"/>
        </w:rPr>
        <w:t>ftp</w:t>
      </w:r>
      <w:r>
        <w:rPr>
          <w:rFonts w:hint="eastAsia"/>
        </w:rPr>
        <w:t>报文，并进行分析，填写下表：</w:t>
      </w:r>
    </w:p>
    <w:p w:rsidR="00C42EAB" w:rsidRDefault="00C42EAB" w:rsidP="00C42EAB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68D3D77" wp14:editId="237BE628">
            <wp:extent cx="3208619" cy="2061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735" cy="20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AB" w:rsidRPr="00EE1E30" w:rsidRDefault="00C42EAB" w:rsidP="00C42EAB">
      <w:pPr>
        <w:rPr>
          <w:rFonts w:ascii="宋体" w:hAnsi="宋体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31"/>
        <w:gridCol w:w="2457"/>
        <w:gridCol w:w="3808"/>
      </w:tblGrid>
      <w:tr w:rsidR="00C42EAB" w:rsidTr="003F1324">
        <w:trPr>
          <w:cantSplit/>
        </w:trPr>
        <w:tc>
          <w:tcPr>
            <w:tcW w:w="4608" w:type="dxa"/>
            <w:gridSpan w:val="2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此报文类型</w:t>
            </w:r>
          </w:p>
        </w:tc>
        <w:tc>
          <w:tcPr>
            <w:tcW w:w="3914" w:type="dxa"/>
          </w:tcPr>
          <w:p w:rsidR="00C42EAB" w:rsidRDefault="002C7336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FTP</w:t>
            </w:r>
          </w:p>
        </w:tc>
      </w:tr>
      <w:tr w:rsidR="00C42EAB" w:rsidTr="003F1324">
        <w:trPr>
          <w:cantSplit/>
        </w:trPr>
        <w:tc>
          <w:tcPr>
            <w:tcW w:w="4608" w:type="dxa"/>
            <w:gridSpan w:val="2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此报文的基本信息（</w:t>
            </w:r>
            <w:r>
              <w:rPr>
                <w:rStyle w:val="p11b"/>
                <w:rFonts w:ascii="宋体" w:hAnsi="宋体"/>
              </w:rPr>
              <w:t>数据报文列表</w:t>
            </w:r>
            <w:r>
              <w:rPr>
                <w:rFonts w:ascii="宋体" w:hAnsi="宋体" w:hint="eastAsia"/>
              </w:rPr>
              <w:t>窗口中的“Information”项的内容）</w:t>
            </w:r>
          </w:p>
        </w:tc>
        <w:tc>
          <w:tcPr>
            <w:tcW w:w="3914" w:type="dxa"/>
          </w:tcPr>
          <w:p w:rsidR="00C42EAB" w:rsidRDefault="002C7336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Response:200 Command okay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 w:val="restart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Ethernet II协议树中</w:t>
            </w: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Source字段值</w:t>
            </w:r>
          </w:p>
        </w:tc>
        <w:tc>
          <w:tcPr>
            <w:tcW w:w="3914" w:type="dxa"/>
          </w:tcPr>
          <w:p w:rsidR="00C42EAB" w:rsidRDefault="004A5A8A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00:e0:fc:10:9f:e5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/>
          </w:tcPr>
          <w:p w:rsidR="00C42EAB" w:rsidRDefault="00C42EAB" w:rsidP="003F1324">
            <w:pPr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Destination字段值</w:t>
            </w:r>
          </w:p>
        </w:tc>
        <w:tc>
          <w:tcPr>
            <w:tcW w:w="3914" w:type="dxa"/>
          </w:tcPr>
          <w:p w:rsidR="00C42EAB" w:rsidRDefault="004A5A8A" w:rsidP="003F1324">
            <w:pPr>
              <w:rPr>
                <w:rFonts w:ascii="宋体" w:hAnsi="宋体"/>
              </w:rPr>
            </w:pPr>
            <w:r w:rsidRPr="004A5A8A">
              <w:rPr>
                <w:rFonts w:ascii="宋体" w:hAnsi="宋体"/>
              </w:rPr>
              <w:t>00</w:t>
            </w:r>
            <w:r>
              <w:rPr>
                <w:rFonts w:ascii="宋体" w:hAnsi="宋体"/>
              </w:rPr>
              <w:t>:</w:t>
            </w:r>
            <w:r w:rsidRPr="004A5A8A">
              <w:rPr>
                <w:rFonts w:ascii="宋体" w:hAnsi="宋体"/>
              </w:rPr>
              <w:t>0c</w:t>
            </w:r>
            <w:r>
              <w:rPr>
                <w:rFonts w:ascii="宋体" w:hAnsi="宋体"/>
              </w:rPr>
              <w:t>:</w:t>
            </w:r>
            <w:r w:rsidRPr="004A5A8A">
              <w:rPr>
                <w:rFonts w:ascii="宋体" w:hAnsi="宋体"/>
              </w:rPr>
              <w:t>29</w:t>
            </w:r>
            <w:r>
              <w:rPr>
                <w:rFonts w:ascii="宋体" w:hAnsi="宋体"/>
              </w:rPr>
              <w:t>:</w:t>
            </w:r>
            <w:r w:rsidRPr="004A5A8A">
              <w:rPr>
                <w:rFonts w:ascii="宋体" w:hAnsi="宋体"/>
              </w:rPr>
              <w:t>ec</w:t>
            </w:r>
            <w:r>
              <w:rPr>
                <w:rFonts w:ascii="宋体" w:hAnsi="宋体"/>
              </w:rPr>
              <w:t>:</w:t>
            </w:r>
            <w:r w:rsidRPr="004A5A8A">
              <w:rPr>
                <w:rFonts w:ascii="宋体" w:hAnsi="宋体"/>
              </w:rPr>
              <w:t>4d</w:t>
            </w:r>
            <w:r>
              <w:rPr>
                <w:rFonts w:ascii="宋体" w:hAnsi="宋体"/>
              </w:rPr>
              <w:t>:</w:t>
            </w:r>
            <w:r w:rsidRPr="004A5A8A">
              <w:rPr>
                <w:rFonts w:ascii="宋体" w:hAnsi="宋体"/>
              </w:rPr>
              <w:t>38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 w:val="restart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Internet Protocol协议树中</w:t>
            </w: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Source字段值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10.111.1.29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/>
          </w:tcPr>
          <w:p w:rsidR="00C42EAB" w:rsidRDefault="00C42EAB" w:rsidP="003F1324">
            <w:pPr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Destination字段值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192.168.5.102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 w:val="restart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传输层协议树中</w:t>
            </w: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Source Port字段值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ftp(2</w:t>
            </w:r>
            <w:r>
              <w:rPr>
                <w:rFonts w:ascii="宋体" w:hAnsi="宋体"/>
              </w:rPr>
              <w:t>1</w:t>
            </w:r>
            <w:r>
              <w:rPr>
                <w:rFonts w:ascii="宋体" w:hAnsi="宋体" w:hint="eastAsia"/>
              </w:rPr>
              <w:t>)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/>
          </w:tcPr>
          <w:p w:rsidR="00C42EAB" w:rsidRDefault="00C42EAB" w:rsidP="003F1324">
            <w:pPr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Destination Port字段值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Ricardo-lm(</w:t>
            </w:r>
            <w:r>
              <w:rPr>
                <w:rFonts w:ascii="宋体" w:hAnsi="宋体"/>
              </w:rPr>
              <w:t>1522</w:t>
            </w:r>
            <w:r>
              <w:rPr>
                <w:rFonts w:ascii="宋体" w:hAnsi="宋体" w:hint="eastAsia"/>
              </w:rPr>
              <w:t>)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 w:val="restart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应用层协议树</w:t>
            </w: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协议名称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FTP</w:t>
            </w:r>
          </w:p>
        </w:tc>
      </w:tr>
      <w:tr w:rsidR="00C42EAB" w:rsidTr="003F1324">
        <w:trPr>
          <w:cantSplit/>
        </w:trPr>
        <w:tc>
          <w:tcPr>
            <w:tcW w:w="2088" w:type="dxa"/>
            <w:vMerge/>
          </w:tcPr>
          <w:p w:rsidR="00C42EAB" w:rsidRDefault="00C42EAB" w:rsidP="003F1324">
            <w:pPr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C42EAB" w:rsidRDefault="00C42EAB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所包含的字段名 </w:t>
            </w:r>
          </w:p>
        </w:tc>
        <w:tc>
          <w:tcPr>
            <w:tcW w:w="3914" w:type="dxa"/>
          </w:tcPr>
          <w:p w:rsidR="00C42EAB" w:rsidRDefault="00E85C3E" w:rsidP="003F132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200 Command okay.</w:t>
            </w:r>
          </w:p>
        </w:tc>
      </w:tr>
    </w:tbl>
    <w:p w:rsidR="00C42EAB" w:rsidRDefault="00C42EAB" w:rsidP="00C42EAB">
      <w:pPr>
        <w:ind w:left="420"/>
      </w:pPr>
    </w:p>
    <w:p w:rsidR="00C42EAB" w:rsidRPr="00917D70" w:rsidRDefault="00C42EAB" w:rsidP="00C42EAB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在VLAN实验中，实验中的计算机能否通讯，请将结果填入下表：</w:t>
      </w:r>
    </w:p>
    <w:tbl>
      <w:tblPr>
        <w:tblpPr w:leftFromText="180" w:rightFromText="180" w:vertAnchor="text" w:horzAnchor="margin" w:tblpX="288" w:tblpY="96"/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1620"/>
        <w:gridCol w:w="2772"/>
        <w:gridCol w:w="2448"/>
      </w:tblGrid>
      <w:tr w:rsidR="00C42EAB" w:rsidTr="003F1324">
        <w:trPr>
          <w:trHeight w:val="457"/>
        </w:trPr>
        <w:tc>
          <w:tcPr>
            <w:tcW w:w="1728" w:type="dxa"/>
            <w:vAlign w:val="center"/>
          </w:tcPr>
          <w:p w:rsidR="00C42EAB" w:rsidRDefault="00C42EAB" w:rsidP="003F1324">
            <w:pPr>
              <w:ind w:firstLine="420"/>
              <w:jc w:val="center"/>
            </w:pPr>
          </w:p>
        </w:tc>
        <w:tc>
          <w:tcPr>
            <w:tcW w:w="1620" w:type="dxa"/>
            <w:vAlign w:val="center"/>
          </w:tcPr>
          <w:p w:rsidR="00C42EAB" w:rsidRDefault="00C42EAB" w:rsidP="003F1324">
            <w:pPr>
              <w:ind w:firstLine="420"/>
              <w:jc w:val="center"/>
            </w:pPr>
          </w:p>
        </w:tc>
        <w:tc>
          <w:tcPr>
            <w:tcW w:w="2772" w:type="dxa"/>
            <w:vAlign w:val="center"/>
          </w:tcPr>
          <w:p w:rsidR="00C42EAB" w:rsidRDefault="00C42EAB" w:rsidP="003F1324">
            <w:pPr>
              <w:ind w:firstLine="420"/>
              <w:jc w:val="center"/>
            </w:pPr>
            <w:r>
              <w:rPr>
                <w:rFonts w:hint="eastAsia"/>
              </w:rPr>
              <w:t xml:space="preserve">Ping </w:t>
            </w:r>
            <w:r>
              <w:rPr>
                <w:rFonts w:hint="eastAsia"/>
              </w:rPr>
              <w:t>命令</w:t>
            </w:r>
          </w:p>
        </w:tc>
        <w:tc>
          <w:tcPr>
            <w:tcW w:w="2448" w:type="dxa"/>
            <w:vAlign w:val="center"/>
          </w:tcPr>
          <w:p w:rsidR="00C42EAB" w:rsidRDefault="00C42EAB" w:rsidP="003F1324">
            <w:pPr>
              <w:ind w:firstLine="420"/>
              <w:jc w:val="center"/>
            </w:pPr>
            <w:r>
              <w:rPr>
                <w:rFonts w:hint="eastAsia"/>
              </w:rPr>
              <w:t>能否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</w:tc>
      </w:tr>
      <w:tr w:rsidR="00C42EAB" w:rsidTr="003F1324">
        <w:trPr>
          <w:cantSplit/>
          <w:trHeight w:val="457"/>
        </w:trPr>
        <w:tc>
          <w:tcPr>
            <w:tcW w:w="1728" w:type="dxa"/>
            <w:vAlign w:val="center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同一</w:t>
            </w:r>
            <w:r>
              <w:rPr>
                <w:rFonts w:hint="eastAsia"/>
              </w:rPr>
              <w:t>VLAN</w:t>
            </w:r>
            <w:r>
              <w:rPr>
                <w:rFonts w:hint="eastAsia"/>
              </w:rPr>
              <w:t>中</w:t>
            </w:r>
          </w:p>
        </w:tc>
        <w:tc>
          <w:tcPr>
            <w:tcW w:w="1620" w:type="dxa"/>
            <w:vAlign w:val="center"/>
          </w:tcPr>
          <w:p w:rsidR="00C42EAB" w:rsidRDefault="008C66AA" w:rsidP="00817051">
            <w:pPr>
              <w:jc w:val="center"/>
            </w:pPr>
            <w:ins w:id="0" w:author="Administrator" w:date="2020-03-13T08:14:00Z">
              <w:r>
                <w:rPr>
                  <w:rFonts w:ascii="宋体" w:hAnsi="宋体"/>
                  <w:u w:val="single"/>
                </w:rPr>
                <w:t xml:space="preserve"> </w:t>
              </w:r>
            </w:ins>
            <w:r w:rsidR="00817051" w:rsidRPr="00817051">
              <w:rPr>
                <w:rFonts w:ascii="宋体" w:hAnsi="宋体"/>
                <w:u w:val="single"/>
              </w:rPr>
              <w:t>PCA</w:t>
            </w:r>
            <w:ins w:id="1" w:author="Administrator" w:date="2020-03-13T08:14:00Z">
              <w:r>
                <w:rPr>
                  <w:rFonts w:ascii="宋体" w:hAnsi="宋体"/>
                  <w:u w:val="single"/>
                </w:rPr>
                <w:t xml:space="preserve"> </w:t>
              </w:r>
            </w:ins>
            <w:r w:rsidR="00C42EAB">
              <w:rPr>
                <w:rFonts w:hint="eastAsia"/>
              </w:rPr>
              <w:t>ping</w:t>
            </w:r>
            <w:ins w:id="2" w:author="Administrator" w:date="2020-03-13T08:14:00Z">
              <w:r w:rsidRPr="008C66AA">
                <w:rPr>
                  <w:u w:val="single"/>
                  <w:rPrChange w:id="3" w:author="Administrator" w:date="2020-03-13T08:14:00Z">
                    <w:rPr/>
                  </w:rPrChange>
                </w:rPr>
                <w:t xml:space="preserve"> </w:t>
              </w:r>
            </w:ins>
            <w:r w:rsidR="00817051" w:rsidRPr="00817051">
              <w:rPr>
                <w:rFonts w:ascii="宋体" w:hAnsi="宋体"/>
                <w:u w:val="single"/>
              </w:rPr>
              <w:t>PCB</w:t>
            </w:r>
            <w:ins w:id="4" w:author="Administrator" w:date="2020-03-13T08:14:00Z">
              <w:r>
                <w:rPr>
                  <w:rFonts w:ascii="宋体" w:hAnsi="宋体"/>
                  <w:u w:val="single"/>
                </w:rPr>
                <w:t xml:space="preserve"> </w:t>
              </w:r>
            </w:ins>
          </w:p>
        </w:tc>
        <w:tc>
          <w:tcPr>
            <w:tcW w:w="2772" w:type="dxa"/>
            <w:vAlign w:val="center"/>
          </w:tcPr>
          <w:p w:rsidR="00C42EAB" w:rsidRDefault="006223C0" w:rsidP="003F1324">
            <w:pPr>
              <w:jc w:val="center"/>
              <w:rPr>
                <w:color w:val="3366FF"/>
              </w:rPr>
            </w:pPr>
            <w:ins w:id="5" w:author="Administrator" w:date="2020-03-13T08:14:00Z">
              <w:r>
                <w:rPr>
                  <w:color w:val="3366FF"/>
                </w:rPr>
                <w:t>P</w:t>
              </w:r>
              <w:r>
                <w:rPr>
                  <w:rFonts w:hint="eastAsia"/>
                  <w:color w:val="3366FF"/>
                </w:rPr>
                <w:t xml:space="preserve">ing </w:t>
              </w:r>
              <w:r>
                <w:rPr>
                  <w:color w:val="3366FF"/>
                </w:rPr>
                <w:t>192.168.2.11</w:t>
              </w:r>
            </w:ins>
          </w:p>
        </w:tc>
        <w:tc>
          <w:tcPr>
            <w:tcW w:w="2448" w:type="dxa"/>
            <w:vAlign w:val="center"/>
          </w:tcPr>
          <w:p w:rsidR="00C42EAB" w:rsidRDefault="006223C0" w:rsidP="003F1324">
            <w:pPr>
              <w:jc w:val="center"/>
              <w:rPr>
                <w:color w:val="3366FF"/>
              </w:rPr>
            </w:pPr>
            <w:ins w:id="6" w:author="Administrator" w:date="2020-03-13T08:14:00Z">
              <w:r>
                <w:rPr>
                  <w:rFonts w:hint="eastAsia"/>
                  <w:color w:val="3366FF"/>
                </w:rPr>
                <w:t>能</w:t>
              </w:r>
            </w:ins>
          </w:p>
        </w:tc>
      </w:tr>
      <w:tr w:rsidR="00C42EAB" w:rsidTr="003F1324">
        <w:trPr>
          <w:cantSplit/>
          <w:trHeight w:val="457"/>
        </w:trPr>
        <w:tc>
          <w:tcPr>
            <w:tcW w:w="1728" w:type="dxa"/>
            <w:vAlign w:val="center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不同</w:t>
            </w:r>
            <w:r>
              <w:rPr>
                <w:rFonts w:hint="eastAsia"/>
              </w:rPr>
              <w:t>VLAN</w:t>
            </w:r>
            <w:r>
              <w:rPr>
                <w:rFonts w:hint="eastAsia"/>
              </w:rPr>
              <w:t>中</w:t>
            </w:r>
          </w:p>
        </w:tc>
        <w:tc>
          <w:tcPr>
            <w:tcW w:w="1620" w:type="dxa"/>
            <w:vAlign w:val="center"/>
          </w:tcPr>
          <w:p w:rsidR="00C42EAB" w:rsidRDefault="000807EC">
            <w:pPr>
              <w:jc w:val="center"/>
              <w:pPrChange w:id="7" w:author="Administrator" w:date="2020-03-13T08:15:00Z">
                <w:pPr>
                  <w:framePr w:hSpace="180" w:wrap="around" w:vAnchor="text" w:hAnchor="margin" w:x="288" w:y="96"/>
                  <w:jc w:val="center"/>
                </w:pPr>
              </w:pPrChange>
            </w:pPr>
            <w:ins w:id="8" w:author="Administrator" w:date="2020-03-13T08:14:00Z">
              <w:r>
                <w:rPr>
                  <w:rFonts w:ascii="宋体" w:hAnsi="宋体"/>
                  <w:u w:val="single"/>
                </w:rPr>
                <w:t xml:space="preserve"> </w:t>
              </w:r>
              <w:r w:rsidRPr="00817051">
                <w:rPr>
                  <w:rFonts w:ascii="宋体" w:hAnsi="宋体"/>
                  <w:u w:val="single"/>
                </w:rPr>
                <w:t>PC</w:t>
              </w:r>
            </w:ins>
            <w:r w:rsidR="00AC2E87">
              <w:rPr>
                <w:rFonts w:ascii="宋体" w:hAnsi="宋体"/>
                <w:u w:val="single"/>
              </w:rPr>
              <w:t>B</w:t>
            </w:r>
            <w:ins w:id="9" w:author="Administrator" w:date="2020-03-13T08:14:00Z">
              <w:r>
                <w:rPr>
                  <w:rFonts w:ascii="宋体" w:hAnsi="宋体"/>
                  <w:u w:val="single"/>
                </w:rPr>
                <w:t xml:space="preserve"> </w:t>
              </w:r>
            </w:ins>
            <w:del w:id="10" w:author="Administrator" w:date="2020-03-13T08:14:00Z">
              <w:r w:rsidR="00C42EAB" w:rsidDel="000807EC">
                <w:rPr>
                  <w:rFonts w:ascii="宋体" w:hAnsi="宋体" w:hint="eastAsia"/>
                </w:rPr>
                <w:delText>____</w:delText>
              </w:r>
            </w:del>
            <w:r w:rsidR="00C42EAB">
              <w:rPr>
                <w:rFonts w:hint="eastAsia"/>
              </w:rPr>
              <w:t>ping</w:t>
            </w:r>
            <w:ins w:id="11" w:author="Administrator" w:date="2020-03-13T08:14:00Z">
              <w:r w:rsidRPr="00F84D20">
                <w:rPr>
                  <w:u w:val="single"/>
                </w:rPr>
                <w:t xml:space="preserve"> </w:t>
              </w:r>
              <w:r w:rsidRPr="00817051">
                <w:rPr>
                  <w:rFonts w:ascii="宋体" w:hAnsi="宋体"/>
                  <w:u w:val="single"/>
                </w:rPr>
                <w:t>PC</w:t>
              </w:r>
            </w:ins>
            <w:ins w:id="12" w:author="Administrator" w:date="2020-03-13T08:15:00Z">
              <w:r w:rsidR="006223C0">
                <w:rPr>
                  <w:rFonts w:ascii="宋体" w:hAnsi="宋体"/>
                  <w:u w:val="single"/>
                </w:rPr>
                <w:t>D</w:t>
              </w:r>
            </w:ins>
            <w:del w:id="13" w:author="Administrator" w:date="2020-03-13T08:14:00Z">
              <w:r w:rsidR="00C42EAB" w:rsidRPr="000807EC" w:rsidDel="000807EC">
                <w:rPr>
                  <w:u w:val="single"/>
                  <w:rPrChange w:id="14" w:author="Administrator" w:date="2020-03-13T08:14:00Z">
                    <w:rPr/>
                  </w:rPrChange>
                </w:rPr>
                <w:delText xml:space="preserve"> </w:delText>
              </w:r>
              <w:r w:rsidR="00C42EAB" w:rsidRPr="000807EC" w:rsidDel="000807EC">
                <w:rPr>
                  <w:rFonts w:ascii="宋体" w:hAnsi="宋体"/>
                  <w:u w:val="single"/>
                  <w:rPrChange w:id="15" w:author="Administrator" w:date="2020-03-13T08:14:00Z">
                    <w:rPr>
                      <w:rFonts w:ascii="宋体" w:hAnsi="宋体"/>
                    </w:rPr>
                  </w:rPrChange>
                </w:rPr>
                <w:delText>_____</w:delText>
              </w:r>
            </w:del>
            <w:ins w:id="16" w:author="Administrator" w:date="2020-03-13T08:14:00Z">
              <w:r w:rsidRPr="000807EC">
                <w:rPr>
                  <w:rFonts w:ascii="宋体" w:hAnsi="宋体"/>
                  <w:u w:val="single"/>
                  <w:rPrChange w:id="17" w:author="Administrator" w:date="2020-03-13T08:14:00Z">
                    <w:rPr>
                      <w:rFonts w:ascii="宋体" w:hAnsi="宋体"/>
                    </w:rPr>
                  </w:rPrChange>
                </w:rPr>
                <w:t xml:space="preserve"> </w:t>
              </w:r>
            </w:ins>
          </w:p>
        </w:tc>
        <w:tc>
          <w:tcPr>
            <w:tcW w:w="2772" w:type="dxa"/>
            <w:vAlign w:val="center"/>
          </w:tcPr>
          <w:p w:rsidR="00C42EAB" w:rsidRDefault="006223C0" w:rsidP="003F1324">
            <w:pPr>
              <w:jc w:val="center"/>
              <w:rPr>
                <w:color w:val="3366FF"/>
              </w:rPr>
            </w:pPr>
            <w:ins w:id="18" w:author="Administrator" w:date="2020-03-13T08:15:00Z">
              <w:r>
                <w:rPr>
                  <w:rFonts w:hint="eastAsia"/>
                  <w:color w:val="3366FF"/>
                </w:rPr>
                <w:t>Ping 192.168.2.13</w:t>
              </w:r>
            </w:ins>
          </w:p>
        </w:tc>
        <w:tc>
          <w:tcPr>
            <w:tcW w:w="2448" w:type="dxa"/>
            <w:vAlign w:val="center"/>
          </w:tcPr>
          <w:p w:rsidR="00C42EAB" w:rsidRDefault="007000F0" w:rsidP="003F1324">
            <w:pPr>
              <w:jc w:val="center"/>
              <w:rPr>
                <w:color w:val="3366FF"/>
              </w:rPr>
            </w:pPr>
            <w:r>
              <w:rPr>
                <w:rFonts w:hint="eastAsia"/>
                <w:color w:val="3366FF"/>
              </w:rPr>
              <w:t>不能</w:t>
            </w:r>
          </w:p>
        </w:tc>
      </w:tr>
    </w:tbl>
    <w:p w:rsidR="00C42EAB" w:rsidRDefault="00B30346" w:rsidP="00C42EAB">
      <w:pPr>
        <w:rPr>
          <w:rFonts w:ascii="宋体" w:hAnsi="宋体"/>
        </w:rPr>
      </w:pPr>
      <w:r>
        <w:rPr>
          <w:rFonts w:ascii="宋体" w:hAnsi="宋体"/>
        </w:rPr>
        <w:t>PCA ping PCB</w:t>
      </w:r>
    </w:p>
    <w:p w:rsidR="00B30346" w:rsidRDefault="00B30346" w:rsidP="00C42EA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892B15E" wp14:editId="72F2CB7F">
            <wp:extent cx="4514850" cy="2162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46" w:rsidRDefault="00B30346" w:rsidP="00C42EAB">
      <w:pPr>
        <w:rPr>
          <w:rFonts w:ascii="宋体" w:hAnsi="宋体"/>
        </w:rPr>
      </w:pPr>
      <w:r>
        <w:rPr>
          <w:rFonts w:ascii="宋体" w:hAnsi="宋体"/>
        </w:rPr>
        <w:t>PCC ping PCD</w:t>
      </w:r>
    </w:p>
    <w:p w:rsidR="00B30346" w:rsidRDefault="00D90270" w:rsidP="00C42EAB">
      <w:pPr>
        <w:rPr>
          <w:ins w:id="19" w:author="Administrator" w:date="2020-03-13T08:15:00Z"/>
          <w:rFonts w:ascii="宋体" w:hAnsi="宋体"/>
        </w:rPr>
      </w:pPr>
      <w:r>
        <w:rPr>
          <w:noProof/>
        </w:rPr>
        <w:drawing>
          <wp:inline distT="0" distB="0" distL="0" distR="0" wp14:anchorId="2E9583A4" wp14:editId="349D20F9">
            <wp:extent cx="4629150" cy="1809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46" w:rsidRDefault="00B30346" w:rsidP="00C42EAB">
      <w:pPr>
        <w:rPr>
          <w:rFonts w:ascii="宋体" w:hAnsi="宋体"/>
        </w:rPr>
      </w:pPr>
    </w:p>
    <w:p w:rsidR="00C42EAB" w:rsidRDefault="00C42EAB" w:rsidP="00C42EAB">
      <w:pPr>
        <w:numPr>
          <w:ilvl w:val="0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lastRenderedPageBreak/>
        <w:t>交换机在没有配置VLAN时，冲突域和广播域各有哪些端口？配置了VLAN以后呢？</w:t>
      </w:r>
    </w:p>
    <w:p w:rsidR="002767C5" w:rsidRDefault="002767C5" w:rsidP="00C42EAB">
      <w:pPr>
        <w:rPr>
          <w:rFonts w:ascii="宋体" w:hAnsi="宋体"/>
        </w:rPr>
      </w:pPr>
      <w:r>
        <w:rPr>
          <w:rFonts w:ascii="宋体" w:hAnsi="宋体" w:hint="eastAsia"/>
        </w:rPr>
        <w:t>答</w:t>
      </w:r>
      <w:r>
        <w:rPr>
          <w:rFonts w:ascii="宋体" w:hAnsi="宋体"/>
        </w:rPr>
        <w:t>：</w:t>
      </w:r>
    </w:p>
    <w:p w:rsidR="00C42EAB" w:rsidRDefault="00AE35FA" w:rsidP="00C42EAB">
      <w:pPr>
        <w:rPr>
          <w:rFonts w:ascii="宋体" w:hAnsi="宋体"/>
        </w:rPr>
      </w:pPr>
      <w:r>
        <w:rPr>
          <w:rFonts w:ascii="宋体" w:hAnsi="宋体" w:hint="eastAsia"/>
        </w:rPr>
        <w:t>没有配置</w:t>
      </w:r>
      <w:r>
        <w:rPr>
          <w:rFonts w:ascii="宋体" w:hAnsi="宋体"/>
        </w:rPr>
        <w:t>时：一个端口一个冲突域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所有</w:t>
      </w:r>
      <w:r>
        <w:rPr>
          <w:rFonts w:ascii="宋体" w:hAnsi="宋体" w:hint="eastAsia"/>
        </w:rPr>
        <w:t>端口</w:t>
      </w:r>
      <w:r>
        <w:rPr>
          <w:rFonts w:ascii="宋体" w:hAnsi="宋体"/>
        </w:rPr>
        <w:t>一个广播域</w:t>
      </w:r>
    </w:p>
    <w:p w:rsidR="00C42EAB" w:rsidRDefault="00AE35FA" w:rsidP="00C42EAB">
      <w:pPr>
        <w:rPr>
          <w:rFonts w:ascii="宋体" w:hAnsi="宋体"/>
        </w:rPr>
      </w:pPr>
      <w:r>
        <w:rPr>
          <w:rFonts w:ascii="宋体" w:hAnsi="宋体" w:hint="eastAsia"/>
        </w:rPr>
        <w:t>配置后</w:t>
      </w:r>
      <w:r>
        <w:rPr>
          <w:rFonts w:ascii="宋体" w:hAnsi="宋体"/>
        </w:rPr>
        <w:t>：</w:t>
      </w:r>
      <w:r>
        <w:rPr>
          <w:rFonts w:ascii="宋体" w:hAnsi="宋体" w:hint="eastAsia"/>
        </w:rPr>
        <w:t>一个端口一个</w:t>
      </w:r>
      <w:r>
        <w:rPr>
          <w:rFonts w:ascii="宋体" w:hAnsi="宋体"/>
        </w:rPr>
        <w:t>冲突域，每个VLAN</w:t>
      </w:r>
      <w:r>
        <w:rPr>
          <w:rFonts w:ascii="宋体" w:hAnsi="宋体" w:hint="eastAsia"/>
        </w:rPr>
        <w:t>一个</w:t>
      </w:r>
      <w:r>
        <w:rPr>
          <w:rFonts w:ascii="宋体" w:hAnsi="宋体"/>
        </w:rPr>
        <w:t>广播域</w:t>
      </w:r>
    </w:p>
    <w:p w:rsidR="00C42EAB" w:rsidRDefault="00C42EAB" w:rsidP="00C42EAB">
      <w:pPr>
        <w:rPr>
          <w:rFonts w:ascii="宋体" w:hAnsi="宋体"/>
        </w:rPr>
      </w:pPr>
    </w:p>
    <w:p w:rsidR="00C42EAB" w:rsidRPr="00917D70" w:rsidRDefault="00C42EAB" w:rsidP="00C42EAB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根据跨交换机 VLAN 的实验中的报文截获结果填写下表：</w:t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9"/>
        <w:gridCol w:w="1753"/>
        <w:gridCol w:w="1826"/>
        <w:gridCol w:w="1333"/>
        <w:gridCol w:w="1456"/>
        <w:gridCol w:w="1065"/>
      </w:tblGrid>
      <w:tr w:rsidR="00335F5F" w:rsidTr="00335F5F">
        <w:tc>
          <w:tcPr>
            <w:tcW w:w="1199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转发过程</w:t>
            </w:r>
          </w:p>
        </w:tc>
        <w:tc>
          <w:tcPr>
            <w:tcW w:w="1753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826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333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456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065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VLAN ID</w:t>
            </w:r>
          </w:p>
        </w:tc>
      </w:tr>
      <w:tr w:rsidR="00335F5F" w:rsidTr="00335F5F">
        <w:tc>
          <w:tcPr>
            <w:tcW w:w="1199" w:type="dxa"/>
          </w:tcPr>
          <w:p w:rsidR="00C42EAB" w:rsidRDefault="00C42EAB" w:rsidP="003F1324">
            <w:pPr>
              <w:ind w:firstLineChars="50" w:firstLine="105"/>
            </w:pPr>
            <w:r>
              <w:rPr>
                <w:rFonts w:hint="eastAsia"/>
              </w:rPr>
              <w:t>PCA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&gt;S1</w:t>
            </w:r>
          </w:p>
        </w:tc>
        <w:tc>
          <w:tcPr>
            <w:tcW w:w="1753" w:type="dxa"/>
          </w:tcPr>
          <w:p w:rsidR="00C42EAB" w:rsidRDefault="0012069B" w:rsidP="003F1324">
            <w:r>
              <w:rPr>
                <w:rFonts w:hint="eastAsia"/>
              </w:rPr>
              <w:t>00:0c:29:57:ad:ab</w:t>
            </w:r>
          </w:p>
        </w:tc>
        <w:tc>
          <w:tcPr>
            <w:tcW w:w="1826" w:type="dxa"/>
          </w:tcPr>
          <w:p w:rsidR="00C42EAB" w:rsidRPr="0012069B" w:rsidRDefault="0012069B" w:rsidP="0012069B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rPr>
                <w:rFonts w:asciiTheme="minorHAnsi" w:eastAsiaTheme="minorEastAsia" w:hAnsiTheme="minorHAnsi" w:cstheme="minorBidi"/>
                <w:kern w:val="2"/>
                <w:szCs w:val="22"/>
              </w:rPr>
            </w:pPr>
            <w:r w:rsidRPr="0012069B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00:0c</w:t>
            </w:r>
            <w:r>
              <w:rPr>
                <w:rFonts w:asciiTheme="minorHAnsi" w:eastAsiaTheme="minorEastAsia" w:hAnsiTheme="minorHAnsi" w:cstheme="minorBidi"/>
                <w:kern w:val="2"/>
                <w:szCs w:val="22"/>
              </w:rPr>
              <w:t>:29:b8:d0:d9</w:t>
            </w:r>
          </w:p>
        </w:tc>
        <w:tc>
          <w:tcPr>
            <w:tcW w:w="1333" w:type="dxa"/>
          </w:tcPr>
          <w:p w:rsidR="00C42EAB" w:rsidRDefault="00335F5F" w:rsidP="003F1324">
            <w:r>
              <w:rPr>
                <w:rFonts w:hint="eastAsia"/>
              </w:rPr>
              <w:t>192.168.2.10</w:t>
            </w:r>
          </w:p>
        </w:tc>
        <w:tc>
          <w:tcPr>
            <w:tcW w:w="1456" w:type="dxa"/>
          </w:tcPr>
          <w:p w:rsidR="00C42EAB" w:rsidRDefault="00335F5F" w:rsidP="003F1324">
            <w:r>
              <w:rPr>
                <w:rFonts w:hint="eastAsia"/>
              </w:rPr>
              <w:t>192.168.2.11</w:t>
            </w:r>
          </w:p>
        </w:tc>
        <w:tc>
          <w:tcPr>
            <w:tcW w:w="1065" w:type="dxa"/>
          </w:tcPr>
          <w:p w:rsidR="00C42EAB" w:rsidRDefault="00335F5F" w:rsidP="003F1324">
            <w:r>
              <w:rPr>
                <w:rFonts w:hint="eastAsia"/>
              </w:rPr>
              <w:t>2</w:t>
            </w:r>
          </w:p>
        </w:tc>
      </w:tr>
      <w:tr w:rsidR="00335F5F" w:rsidTr="00335F5F">
        <w:tc>
          <w:tcPr>
            <w:tcW w:w="1199" w:type="dxa"/>
          </w:tcPr>
          <w:p w:rsidR="00335F5F" w:rsidRDefault="00335F5F" w:rsidP="00335F5F">
            <w:pPr>
              <w:jc w:val="center"/>
            </w:pPr>
            <w:r>
              <w:rPr>
                <w:rFonts w:hint="eastAsia"/>
              </w:rPr>
              <w:t>S1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&gt;S2</w:t>
            </w:r>
          </w:p>
        </w:tc>
        <w:tc>
          <w:tcPr>
            <w:tcW w:w="1753" w:type="dxa"/>
          </w:tcPr>
          <w:p w:rsidR="00335F5F" w:rsidRDefault="00335F5F" w:rsidP="00335F5F">
            <w:r>
              <w:rPr>
                <w:rFonts w:hint="eastAsia"/>
              </w:rPr>
              <w:t>00:0c:29:57:ad:ab</w:t>
            </w:r>
          </w:p>
        </w:tc>
        <w:tc>
          <w:tcPr>
            <w:tcW w:w="1826" w:type="dxa"/>
          </w:tcPr>
          <w:p w:rsidR="00335F5F" w:rsidRPr="0012069B" w:rsidRDefault="00335F5F" w:rsidP="00335F5F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rPr>
                <w:rFonts w:asciiTheme="minorHAnsi" w:eastAsiaTheme="minorEastAsia" w:hAnsiTheme="minorHAnsi" w:cstheme="minorBidi"/>
                <w:kern w:val="2"/>
                <w:szCs w:val="22"/>
              </w:rPr>
            </w:pPr>
            <w:r w:rsidRPr="0012069B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00:0c</w:t>
            </w:r>
            <w:r>
              <w:rPr>
                <w:rFonts w:asciiTheme="minorHAnsi" w:eastAsiaTheme="minorEastAsia" w:hAnsiTheme="minorHAnsi" w:cstheme="minorBidi"/>
                <w:kern w:val="2"/>
                <w:szCs w:val="22"/>
              </w:rPr>
              <w:t>:29:b8:d0:d9</w:t>
            </w:r>
          </w:p>
        </w:tc>
        <w:tc>
          <w:tcPr>
            <w:tcW w:w="1333" w:type="dxa"/>
          </w:tcPr>
          <w:p w:rsidR="00335F5F" w:rsidRDefault="00335F5F" w:rsidP="00335F5F">
            <w:r>
              <w:rPr>
                <w:rFonts w:hint="eastAsia"/>
              </w:rPr>
              <w:t>192.168.2.10</w:t>
            </w:r>
          </w:p>
        </w:tc>
        <w:tc>
          <w:tcPr>
            <w:tcW w:w="1456" w:type="dxa"/>
          </w:tcPr>
          <w:p w:rsidR="00335F5F" w:rsidRDefault="00335F5F" w:rsidP="00335F5F">
            <w:r>
              <w:rPr>
                <w:rFonts w:hint="eastAsia"/>
              </w:rPr>
              <w:t>192.168.2.11</w:t>
            </w:r>
          </w:p>
        </w:tc>
        <w:tc>
          <w:tcPr>
            <w:tcW w:w="1065" w:type="dxa"/>
          </w:tcPr>
          <w:p w:rsidR="00335F5F" w:rsidRDefault="00335F5F" w:rsidP="00335F5F">
            <w:r>
              <w:rPr>
                <w:rFonts w:hint="eastAsia"/>
              </w:rPr>
              <w:t>2</w:t>
            </w:r>
          </w:p>
        </w:tc>
      </w:tr>
      <w:tr w:rsidR="00335F5F" w:rsidTr="00335F5F">
        <w:tc>
          <w:tcPr>
            <w:tcW w:w="1199" w:type="dxa"/>
          </w:tcPr>
          <w:p w:rsidR="00335F5F" w:rsidRDefault="00335F5F" w:rsidP="00335F5F">
            <w:pPr>
              <w:jc w:val="center"/>
            </w:pPr>
            <w:r>
              <w:rPr>
                <w:rFonts w:hint="eastAsia"/>
              </w:rPr>
              <w:t>S2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&gt;PCC</w:t>
            </w:r>
          </w:p>
        </w:tc>
        <w:tc>
          <w:tcPr>
            <w:tcW w:w="1753" w:type="dxa"/>
          </w:tcPr>
          <w:p w:rsidR="00335F5F" w:rsidRDefault="00335F5F" w:rsidP="00335F5F">
            <w:r>
              <w:rPr>
                <w:rFonts w:hint="eastAsia"/>
              </w:rPr>
              <w:t>00:0c:29:57:ad:ab</w:t>
            </w:r>
          </w:p>
        </w:tc>
        <w:tc>
          <w:tcPr>
            <w:tcW w:w="1826" w:type="dxa"/>
          </w:tcPr>
          <w:p w:rsidR="00335F5F" w:rsidRPr="0012069B" w:rsidRDefault="00335F5F" w:rsidP="00335F5F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rPr>
                <w:rFonts w:asciiTheme="minorHAnsi" w:eastAsiaTheme="minorEastAsia" w:hAnsiTheme="minorHAnsi" w:cstheme="minorBidi"/>
                <w:kern w:val="2"/>
                <w:szCs w:val="22"/>
              </w:rPr>
            </w:pPr>
            <w:r w:rsidRPr="0012069B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00:0c</w:t>
            </w:r>
            <w:r>
              <w:rPr>
                <w:rFonts w:asciiTheme="minorHAnsi" w:eastAsiaTheme="minorEastAsia" w:hAnsiTheme="minorHAnsi" w:cstheme="minorBidi"/>
                <w:kern w:val="2"/>
                <w:szCs w:val="22"/>
              </w:rPr>
              <w:t>:29:b8:d0:d9</w:t>
            </w:r>
          </w:p>
        </w:tc>
        <w:tc>
          <w:tcPr>
            <w:tcW w:w="1333" w:type="dxa"/>
          </w:tcPr>
          <w:p w:rsidR="00335F5F" w:rsidRDefault="00335F5F" w:rsidP="00335F5F">
            <w:r>
              <w:rPr>
                <w:rFonts w:hint="eastAsia"/>
              </w:rPr>
              <w:t>192.168.2.10</w:t>
            </w:r>
          </w:p>
        </w:tc>
        <w:tc>
          <w:tcPr>
            <w:tcW w:w="1456" w:type="dxa"/>
          </w:tcPr>
          <w:p w:rsidR="00335F5F" w:rsidRDefault="00335F5F" w:rsidP="00335F5F">
            <w:r>
              <w:rPr>
                <w:rFonts w:hint="eastAsia"/>
              </w:rPr>
              <w:t>192.168.2.11</w:t>
            </w:r>
          </w:p>
        </w:tc>
        <w:tc>
          <w:tcPr>
            <w:tcW w:w="1065" w:type="dxa"/>
          </w:tcPr>
          <w:p w:rsidR="00335F5F" w:rsidRDefault="00335F5F" w:rsidP="00335F5F">
            <w:r>
              <w:rPr>
                <w:rFonts w:hint="eastAsia"/>
              </w:rPr>
              <w:t>2</w:t>
            </w:r>
          </w:p>
        </w:tc>
      </w:tr>
    </w:tbl>
    <w:p w:rsidR="00C42EAB" w:rsidRDefault="00C42EAB" w:rsidP="00C42EAB">
      <w:pPr>
        <w:rPr>
          <w:rFonts w:ascii="宋体" w:hAnsi="宋体"/>
        </w:rPr>
      </w:pPr>
    </w:p>
    <w:p w:rsidR="00015486" w:rsidRDefault="00015486" w:rsidP="00C42EAB">
      <w:pPr>
        <w:rPr>
          <w:rFonts w:ascii="宋体" w:hAnsi="宋体"/>
        </w:rPr>
      </w:pPr>
    </w:p>
    <w:p w:rsidR="00C42EAB" w:rsidRDefault="00C42EAB" w:rsidP="00C42EAB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请查看交换机S1的MAC地址表，填写下表，并进一步体会交换机MAC地址表的学习和转发。</w:t>
      </w:r>
    </w:p>
    <w:p w:rsidR="00FC7983" w:rsidRPr="00917D70" w:rsidRDefault="00FC7983" w:rsidP="00FC798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9051F28" wp14:editId="13DD4F27">
            <wp:extent cx="5274310" cy="1734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7"/>
        <w:gridCol w:w="1529"/>
        <w:gridCol w:w="1577"/>
        <w:gridCol w:w="1283"/>
        <w:gridCol w:w="1233"/>
        <w:gridCol w:w="1433"/>
      </w:tblGrid>
      <w:tr w:rsidR="00C42EAB" w:rsidTr="003C3199">
        <w:tc>
          <w:tcPr>
            <w:tcW w:w="1577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529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对应的主机</w:t>
            </w:r>
          </w:p>
        </w:tc>
        <w:tc>
          <w:tcPr>
            <w:tcW w:w="1577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VLAN ID</w:t>
            </w:r>
          </w:p>
        </w:tc>
        <w:tc>
          <w:tcPr>
            <w:tcW w:w="1283" w:type="dxa"/>
          </w:tcPr>
          <w:p w:rsidR="00C42EAB" w:rsidRDefault="00C42EAB" w:rsidP="003F1324">
            <w:pPr>
              <w:jc w:val="center"/>
            </w:pPr>
            <w:r>
              <w:t>S</w:t>
            </w:r>
            <w:r>
              <w:rPr>
                <w:rFonts w:hint="eastAsia"/>
              </w:rPr>
              <w:t>tate</w:t>
            </w:r>
          </w:p>
        </w:tc>
        <w:tc>
          <w:tcPr>
            <w:tcW w:w="1233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端口号</w:t>
            </w:r>
          </w:p>
        </w:tc>
        <w:tc>
          <w:tcPr>
            <w:tcW w:w="1433" w:type="dxa"/>
          </w:tcPr>
          <w:p w:rsidR="00C42EAB" w:rsidRPr="0027710C" w:rsidRDefault="00C42EAB" w:rsidP="003F1324">
            <w:pPr>
              <w:jc w:val="center"/>
              <w:rPr>
                <w:sz w:val="18"/>
                <w:szCs w:val="18"/>
              </w:rPr>
            </w:pPr>
            <w:r w:rsidRPr="0027710C">
              <w:rPr>
                <w:sz w:val="18"/>
                <w:szCs w:val="18"/>
              </w:rPr>
              <w:t>AGING TIME</w:t>
            </w:r>
          </w:p>
        </w:tc>
      </w:tr>
      <w:tr w:rsidR="003C3199" w:rsidTr="003C3199">
        <w:tc>
          <w:tcPr>
            <w:tcW w:w="1577" w:type="dxa"/>
          </w:tcPr>
          <w:p w:rsidR="003C3199" w:rsidRDefault="001A0876" w:rsidP="003C3199">
            <w:pPr>
              <w:ind w:firstLineChars="50" w:firstLine="105"/>
            </w:pPr>
            <w:r>
              <w:t>3c8c4029f56f</w:t>
            </w:r>
          </w:p>
        </w:tc>
        <w:tc>
          <w:tcPr>
            <w:tcW w:w="1529" w:type="dxa"/>
          </w:tcPr>
          <w:p w:rsidR="003C3199" w:rsidRDefault="001A0876" w:rsidP="003C3199">
            <w:r>
              <w:rPr>
                <w:rFonts w:hint="eastAsia"/>
              </w:rPr>
              <w:t>S2</w:t>
            </w:r>
          </w:p>
        </w:tc>
        <w:tc>
          <w:tcPr>
            <w:tcW w:w="1577" w:type="dxa"/>
          </w:tcPr>
          <w:p w:rsidR="003C3199" w:rsidRDefault="001A0876" w:rsidP="003C3199">
            <w:r>
              <w:rPr>
                <w:rFonts w:hint="eastAsia"/>
              </w:rPr>
              <w:t>1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3C3199" w:rsidP="00403835">
            <w:r>
              <w:rPr>
                <w:rFonts w:hint="eastAsia"/>
              </w:rPr>
              <w:t>E1/0/1</w:t>
            </w:r>
            <w:r w:rsidR="001A0876">
              <w:t>3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3C3199" w:rsidTr="003C3199">
        <w:tc>
          <w:tcPr>
            <w:tcW w:w="1577" w:type="dxa"/>
          </w:tcPr>
          <w:p w:rsidR="003C3199" w:rsidRDefault="001A0876" w:rsidP="003C3199">
            <w:pPr>
              <w:jc w:val="center"/>
            </w:pPr>
            <w:r>
              <w:rPr>
                <w:rFonts w:hint="eastAsia"/>
              </w:rPr>
              <w:t>3c8c402b49f2</w:t>
            </w:r>
          </w:p>
        </w:tc>
        <w:tc>
          <w:tcPr>
            <w:tcW w:w="1529" w:type="dxa"/>
          </w:tcPr>
          <w:p w:rsidR="003C3199" w:rsidRDefault="001A0876" w:rsidP="003C3199">
            <w:r>
              <w:rPr>
                <w:rFonts w:hint="eastAsia"/>
              </w:rPr>
              <w:t>S2</w:t>
            </w:r>
          </w:p>
        </w:tc>
        <w:tc>
          <w:tcPr>
            <w:tcW w:w="1577" w:type="dxa"/>
          </w:tcPr>
          <w:p w:rsidR="003C3199" w:rsidRDefault="001A0876" w:rsidP="003C3199">
            <w:r>
              <w:rPr>
                <w:rFonts w:hint="eastAsia"/>
              </w:rPr>
              <w:t>1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403835" w:rsidP="003C3199">
            <w:r>
              <w:rPr>
                <w:rFonts w:hint="eastAsia"/>
              </w:rPr>
              <w:t>E1/0/1</w:t>
            </w:r>
            <w:r>
              <w:t>3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3C3199" w:rsidTr="003C3199">
        <w:tc>
          <w:tcPr>
            <w:tcW w:w="1577" w:type="dxa"/>
          </w:tcPr>
          <w:p w:rsidR="003C3199" w:rsidRDefault="00F86B8E" w:rsidP="00F71409">
            <w:pPr>
              <w:jc w:val="center"/>
            </w:pPr>
            <w:r>
              <w:rPr>
                <w:rFonts w:hint="eastAsia"/>
              </w:rPr>
              <w:t>000c29</w:t>
            </w:r>
            <w:r w:rsidR="00F71409">
              <w:t>73fa</w:t>
            </w:r>
            <w:r>
              <w:rPr>
                <w:rFonts w:hint="eastAsia"/>
              </w:rPr>
              <w:t>1d</w:t>
            </w:r>
          </w:p>
        </w:tc>
        <w:tc>
          <w:tcPr>
            <w:tcW w:w="1529" w:type="dxa"/>
          </w:tcPr>
          <w:p w:rsidR="003C3199" w:rsidRDefault="00F86B8E" w:rsidP="003C3199">
            <w:r>
              <w:rPr>
                <w:rFonts w:hint="eastAsia"/>
              </w:rPr>
              <w:t>P</w:t>
            </w:r>
            <w:r w:rsidR="00F71409">
              <w:rPr>
                <w:rFonts w:hint="eastAsia"/>
              </w:rPr>
              <w:t>CC</w:t>
            </w:r>
          </w:p>
        </w:tc>
        <w:tc>
          <w:tcPr>
            <w:tcW w:w="1577" w:type="dxa"/>
          </w:tcPr>
          <w:p w:rsidR="003C3199" w:rsidRDefault="001A0876" w:rsidP="003C3199">
            <w:r>
              <w:rPr>
                <w:rFonts w:hint="eastAsia"/>
              </w:rPr>
              <w:t>2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403835" w:rsidP="003C3199">
            <w:r>
              <w:rPr>
                <w:rFonts w:hint="eastAsia"/>
              </w:rPr>
              <w:t>E1/0/1</w:t>
            </w:r>
            <w:r w:rsidR="001A0876">
              <w:t>3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3C3199" w:rsidTr="003C3199">
        <w:tc>
          <w:tcPr>
            <w:tcW w:w="1577" w:type="dxa"/>
          </w:tcPr>
          <w:p w:rsidR="003C3199" w:rsidRDefault="004A2F6E" w:rsidP="00C17BB7">
            <w:pPr>
              <w:jc w:val="center"/>
            </w:pPr>
            <w:r>
              <w:rPr>
                <w:rFonts w:hint="eastAsia"/>
              </w:rPr>
              <w:t>000c29</w:t>
            </w:r>
            <w:r w:rsidR="00C17BB7">
              <w:t>f2f7a0</w:t>
            </w:r>
          </w:p>
        </w:tc>
        <w:tc>
          <w:tcPr>
            <w:tcW w:w="1529" w:type="dxa"/>
          </w:tcPr>
          <w:p w:rsidR="003C3199" w:rsidRDefault="00F86B8E" w:rsidP="00C17BB7">
            <w:r>
              <w:rPr>
                <w:rFonts w:hint="eastAsia"/>
              </w:rPr>
              <w:t>PC</w:t>
            </w:r>
            <w:r w:rsidR="00C17BB7">
              <w:t>A</w:t>
            </w:r>
          </w:p>
        </w:tc>
        <w:tc>
          <w:tcPr>
            <w:tcW w:w="1577" w:type="dxa"/>
          </w:tcPr>
          <w:p w:rsidR="003C3199" w:rsidRDefault="001A0876" w:rsidP="003C3199">
            <w:r>
              <w:rPr>
                <w:rFonts w:hint="eastAsia"/>
              </w:rPr>
              <w:t>2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403835" w:rsidP="003C3199">
            <w:r>
              <w:rPr>
                <w:rFonts w:hint="eastAsia"/>
              </w:rPr>
              <w:t>E1/0</w:t>
            </w:r>
            <w:r w:rsidR="001A0876">
              <w:rPr>
                <w:rFonts w:hint="eastAsia"/>
              </w:rPr>
              <w:t>/1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3C3199" w:rsidTr="003C3199">
        <w:tc>
          <w:tcPr>
            <w:tcW w:w="1577" w:type="dxa"/>
          </w:tcPr>
          <w:p w:rsidR="003C3199" w:rsidRDefault="006F281B" w:rsidP="003C3199">
            <w:pPr>
              <w:jc w:val="center"/>
            </w:pPr>
            <w:r>
              <w:rPr>
                <w:rFonts w:hint="eastAsia"/>
              </w:rPr>
              <w:t>3c8c4029f56d</w:t>
            </w:r>
          </w:p>
        </w:tc>
        <w:tc>
          <w:tcPr>
            <w:tcW w:w="1529" w:type="dxa"/>
          </w:tcPr>
          <w:p w:rsidR="003C3199" w:rsidRDefault="00044C06" w:rsidP="003C3199">
            <w:r>
              <w:rPr>
                <w:rFonts w:hint="eastAsia"/>
              </w:rPr>
              <w:t>PCA</w:t>
            </w:r>
          </w:p>
        </w:tc>
        <w:tc>
          <w:tcPr>
            <w:tcW w:w="1577" w:type="dxa"/>
          </w:tcPr>
          <w:p w:rsidR="003C3199" w:rsidRDefault="006F281B" w:rsidP="003C3199">
            <w:r>
              <w:t>2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403835" w:rsidP="001A0876">
            <w:r>
              <w:rPr>
                <w:rFonts w:hint="eastAsia"/>
              </w:rPr>
              <w:t>E1/0/</w:t>
            </w:r>
            <w:r w:rsidR="001A0876">
              <w:t>1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3C3199" w:rsidTr="003C3199">
        <w:tc>
          <w:tcPr>
            <w:tcW w:w="1577" w:type="dxa"/>
          </w:tcPr>
          <w:p w:rsidR="003C3199" w:rsidRDefault="006F281B" w:rsidP="003C3199">
            <w:pPr>
              <w:jc w:val="center"/>
            </w:pPr>
            <w:r>
              <w:t>a</w:t>
            </w:r>
            <w:r>
              <w:rPr>
                <w:rFonts w:hint="eastAsia"/>
              </w:rPr>
              <w:t>0</w:t>
            </w:r>
            <w:r>
              <w:t>369f0a1f2b</w:t>
            </w:r>
          </w:p>
        </w:tc>
        <w:tc>
          <w:tcPr>
            <w:tcW w:w="1529" w:type="dxa"/>
          </w:tcPr>
          <w:p w:rsidR="003C3199" w:rsidRDefault="00044C06" w:rsidP="003C3199">
            <w:r>
              <w:rPr>
                <w:rFonts w:hint="eastAsia"/>
              </w:rPr>
              <w:t>PCA</w:t>
            </w:r>
          </w:p>
        </w:tc>
        <w:tc>
          <w:tcPr>
            <w:tcW w:w="1577" w:type="dxa"/>
          </w:tcPr>
          <w:p w:rsidR="003C3199" w:rsidRDefault="006F281B" w:rsidP="003C3199">
            <w:r>
              <w:t>2</w:t>
            </w:r>
          </w:p>
        </w:tc>
        <w:tc>
          <w:tcPr>
            <w:tcW w:w="1283" w:type="dxa"/>
          </w:tcPr>
          <w:p w:rsidR="003C3199" w:rsidRDefault="003C3199" w:rsidP="003C3199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3C3199" w:rsidRDefault="00403835" w:rsidP="001A0876">
            <w:r>
              <w:rPr>
                <w:rFonts w:hint="eastAsia"/>
              </w:rPr>
              <w:t>E1/0/1</w:t>
            </w:r>
          </w:p>
        </w:tc>
        <w:tc>
          <w:tcPr>
            <w:tcW w:w="1433" w:type="dxa"/>
          </w:tcPr>
          <w:p w:rsidR="003C3199" w:rsidRDefault="00222AD5" w:rsidP="003C3199">
            <w:r>
              <w:rPr>
                <w:rFonts w:hint="eastAsia"/>
              </w:rPr>
              <w:t>AGING</w:t>
            </w:r>
          </w:p>
        </w:tc>
      </w:tr>
      <w:tr w:rsidR="00D86C07" w:rsidTr="003C3199">
        <w:tc>
          <w:tcPr>
            <w:tcW w:w="1577" w:type="dxa"/>
          </w:tcPr>
          <w:p w:rsidR="00D86C07" w:rsidRDefault="00D86C07" w:rsidP="00D86C07">
            <w:pPr>
              <w:jc w:val="center"/>
            </w:pPr>
            <w:r>
              <w:t>a</w:t>
            </w:r>
            <w:r>
              <w:rPr>
                <w:rFonts w:hint="eastAsia"/>
              </w:rPr>
              <w:t>0</w:t>
            </w:r>
            <w:r>
              <w:t>369f0a22e4</w:t>
            </w:r>
          </w:p>
        </w:tc>
        <w:tc>
          <w:tcPr>
            <w:tcW w:w="1529" w:type="dxa"/>
          </w:tcPr>
          <w:p w:rsidR="00D86C07" w:rsidRDefault="00695E31" w:rsidP="00D86C07">
            <w:r>
              <w:rPr>
                <w:rFonts w:hint="eastAsia"/>
              </w:rPr>
              <w:t>S2</w:t>
            </w:r>
          </w:p>
        </w:tc>
        <w:tc>
          <w:tcPr>
            <w:tcW w:w="1577" w:type="dxa"/>
          </w:tcPr>
          <w:p w:rsidR="00D86C07" w:rsidRDefault="00D86C07" w:rsidP="00D86C07">
            <w:r>
              <w:rPr>
                <w:rFonts w:hint="eastAsia"/>
              </w:rPr>
              <w:t>2</w:t>
            </w:r>
          </w:p>
        </w:tc>
        <w:tc>
          <w:tcPr>
            <w:tcW w:w="1283" w:type="dxa"/>
          </w:tcPr>
          <w:p w:rsidR="00D86C07" w:rsidRDefault="00D86C07" w:rsidP="00D86C07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D86C07" w:rsidRDefault="00D86C07" w:rsidP="00D86C07">
            <w:r>
              <w:rPr>
                <w:rFonts w:hint="eastAsia"/>
              </w:rPr>
              <w:t>E1/0/1</w:t>
            </w:r>
            <w:r>
              <w:t>3</w:t>
            </w:r>
          </w:p>
        </w:tc>
        <w:tc>
          <w:tcPr>
            <w:tcW w:w="1433" w:type="dxa"/>
          </w:tcPr>
          <w:p w:rsidR="00D86C07" w:rsidRDefault="00222AD5" w:rsidP="00D86C07">
            <w:r>
              <w:rPr>
                <w:rFonts w:hint="eastAsia"/>
              </w:rPr>
              <w:t>AGING</w:t>
            </w:r>
          </w:p>
        </w:tc>
      </w:tr>
      <w:tr w:rsidR="00D86C07" w:rsidTr="003C3199">
        <w:tc>
          <w:tcPr>
            <w:tcW w:w="1577" w:type="dxa"/>
          </w:tcPr>
          <w:p w:rsidR="00D86C07" w:rsidRDefault="00D86C07" w:rsidP="00D86C07">
            <w:pPr>
              <w:jc w:val="center"/>
            </w:pPr>
            <w:r>
              <w:rPr>
                <w:rFonts w:hint="eastAsia"/>
              </w:rPr>
              <w:t>000c293d1b1e</w:t>
            </w:r>
          </w:p>
        </w:tc>
        <w:tc>
          <w:tcPr>
            <w:tcW w:w="1529" w:type="dxa"/>
          </w:tcPr>
          <w:p w:rsidR="00D86C07" w:rsidRDefault="00D86C07" w:rsidP="00D86C07">
            <w:r>
              <w:rPr>
                <w:rFonts w:hint="eastAsia"/>
              </w:rPr>
              <w:t>PCB</w:t>
            </w:r>
          </w:p>
        </w:tc>
        <w:tc>
          <w:tcPr>
            <w:tcW w:w="1577" w:type="dxa"/>
          </w:tcPr>
          <w:p w:rsidR="00D86C07" w:rsidRDefault="00D86C07" w:rsidP="00D86C07">
            <w:r>
              <w:rPr>
                <w:rFonts w:hint="eastAsia"/>
              </w:rPr>
              <w:t>3</w:t>
            </w:r>
          </w:p>
        </w:tc>
        <w:tc>
          <w:tcPr>
            <w:tcW w:w="1283" w:type="dxa"/>
          </w:tcPr>
          <w:p w:rsidR="00D86C07" w:rsidRDefault="00D86C07" w:rsidP="00D86C07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D86C07" w:rsidRDefault="00D86C07" w:rsidP="00D86C07">
            <w:r>
              <w:rPr>
                <w:rFonts w:hint="eastAsia"/>
              </w:rPr>
              <w:t>E1/0/24</w:t>
            </w:r>
          </w:p>
        </w:tc>
        <w:tc>
          <w:tcPr>
            <w:tcW w:w="1433" w:type="dxa"/>
          </w:tcPr>
          <w:p w:rsidR="00D86C07" w:rsidRDefault="00222AD5" w:rsidP="00D86C07">
            <w:r>
              <w:rPr>
                <w:rFonts w:hint="eastAsia"/>
              </w:rPr>
              <w:t>AGING</w:t>
            </w:r>
          </w:p>
        </w:tc>
      </w:tr>
      <w:tr w:rsidR="00222AD5" w:rsidTr="003F1324">
        <w:tc>
          <w:tcPr>
            <w:tcW w:w="1577" w:type="dxa"/>
          </w:tcPr>
          <w:p w:rsidR="00222AD5" w:rsidRDefault="00222AD5" w:rsidP="003F1324">
            <w:pPr>
              <w:jc w:val="center"/>
            </w:pPr>
            <w:r>
              <w:rPr>
                <w:rFonts w:hint="eastAsia"/>
              </w:rPr>
              <w:t>000c29df9228</w:t>
            </w:r>
          </w:p>
        </w:tc>
        <w:tc>
          <w:tcPr>
            <w:tcW w:w="1529" w:type="dxa"/>
          </w:tcPr>
          <w:p w:rsidR="00222AD5" w:rsidRDefault="004F42E3" w:rsidP="003F1324">
            <w:r>
              <w:rPr>
                <w:rFonts w:hint="eastAsia"/>
              </w:rPr>
              <w:t>PCD</w:t>
            </w:r>
          </w:p>
        </w:tc>
        <w:tc>
          <w:tcPr>
            <w:tcW w:w="1577" w:type="dxa"/>
          </w:tcPr>
          <w:p w:rsidR="00222AD5" w:rsidRDefault="00222AD5" w:rsidP="003F1324">
            <w:r>
              <w:rPr>
                <w:rFonts w:hint="eastAsia"/>
              </w:rPr>
              <w:t>3</w:t>
            </w:r>
          </w:p>
        </w:tc>
        <w:tc>
          <w:tcPr>
            <w:tcW w:w="1283" w:type="dxa"/>
          </w:tcPr>
          <w:p w:rsidR="00222AD5" w:rsidRDefault="00222AD5" w:rsidP="003F1324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222AD5" w:rsidRDefault="00222AD5" w:rsidP="003F1324">
            <w:r>
              <w:rPr>
                <w:rFonts w:hint="eastAsia"/>
              </w:rPr>
              <w:t>E1/0/1</w:t>
            </w:r>
            <w:r>
              <w:t>3</w:t>
            </w:r>
          </w:p>
        </w:tc>
        <w:tc>
          <w:tcPr>
            <w:tcW w:w="1433" w:type="dxa"/>
          </w:tcPr>
          <w:p w:rsidR="00222AD5" w:rsidRDefault="00222AD5" w:rsidP="003F1324">
            <w:r>
              <w:rPr>
                <w:rFonts w:hint="eastAsia"/>
              </w:rPr>
              <w:t>AGING</w:t>
            </w:r>
          </w:p>
        </w:tc>
      </w:tr>
      <w:tr w:rsidR="00222AD5" w:rsidTr="003F1324">
        <w:tc>
          <w:tcPr>
            <w:tcW w:w="1577" w:type="dxa"/>
          </w:tcPr>
          <w:p w:rsidR="00222AD5" w:rsidRDefault="00E50EF5" w:rsidP="003F1324">
            <w:pPr>
              <w:jc w:val="center"/>
            </w:pPr>
            <w:r>
              <w:t>3c8c4029f572</w:t>
            </w:r>
          </w:p>
        </w:tc>
        <w:tc>
          <w:tcPr>
            <w:tcW w:w="1529" w:type="dxa"/>
          </w:tcPr>
          <w:p w:rsidR="00222AD5" w:rsidRDefault="00D26665" w:rsidP="003F1324">
            <w:r>
              <w:rPr>
                <w:rFonts w:hint="eastAsia"/>
              </w:rPr>
              <w:t>PCB</w:t>
            </w:r>
          </w:p>
        </w:tc>
        <w:tc>
          <w:tcPr>
            <w:tcW w:w="1577" w:type="dxa"/>
          </w:tcPr>
          <w:p w:rsidR="00222AD5" w:rsidRDefault="00222AD5" w:rsidP="003F1324">
            <w:r>
              <w:rPr>
                <w:rFonts w:hint="eastAsia"/>
              </w:rPr>
              <w:t>3</w:t>
            </w:r>
          </w:p>
        </w:tc>
        <w:tc>
          <w:tcPr>
            <w:tcW w:w="1283" w:type="dxa"/>
          </w:tcPr>
          <w:p w:rsidR="00222AD5" w:rsidRDefault="00222AD5" w:rsidP="003F1324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222AD5" w:rsidRDefault="00222AD5" w:rsidP="003E04CC">
            <w:r>
              <w:rPr>
                <w:rFonts w:hint="eastAsia"/>
              </w:rPr>
              <w:t>E1/0/</w:t>
            </w:r>
            <w:r w:rsidR="003E04CC">
              <w:t>24</w:t>
            </w:r>
          </w:p>
        </w:tc>
        <w:tc>
          <w:tcPr>
            <w:tcW w:w="1433" w:type="dxa"/>
          </w:tcPr>
          <w:p w:rsidR="00222AD5" w:rsidRDefault="00222AD5" w:rsidP="003F1324">
            <w:r>
              <w:rPr>
                <w:rFonts w:hint="eastAsia"/>
              </w:rPr>
              <w:t>AGING</w:t>
            </w:r>
          </w:p>
        </w:tc>
      </w:tr>
      <w:tr w:rsidR="00222AD5" w:rsidTr="003F1324">
        <w:tc>
          <w:tcPr>
            <w:tcW w:w="1577" w:type="dxa"/>
          </w:tcPr>
          <w:p w:rsidR="00222AD5" w:rsidRDefault="00E50EF5" w:rsidP="003F1324">
            <w:pPr>
              <w:jc w:val="center"/>
            </w:pPr>
            <w:r>
              <w:t>a0369f0a22e5</w:t>
            </w:r>
          </w:p>
        </w:tc>
        <w:tc>
          <w:tcPr>
            <w:tcW w:w="1529" w:type="dxa"/>
          </w:tcPr>
          <w:p w:rsidR="00222AD5" w:rsidRDefault="00695E31" w:rsidP="003F1324">
            <w:r>
              <w:rPr>
                <w:rFonts w:hint="eastAsia"/>
              </w:rPr>
              <w:t>S2</w:t>
            </w:r>
          </w:p>
        </w:tc>
        <w:tc>
          <w:tcPr>
            <w:tcW w:w="1577" w:type="dxa"/>
          </w:tcPr>
          <w:p w:rsidR="00222AD5" w:rsidRDefault="00222AD5" w:rsidP="003F1324">
            <w:r>
              <w:rPr>
                <w:rFonts w:hint="eastAsia"/>
              </w:rPr>
              <w:t>3</w:t>
            </w:r>
          </w:p>
        </w:tc>
        <w:tc>
          <w:tcPr>
            <w:tcW w:w="1283" w:type="dxa"/>
          </w:tcPr>
          <w:p w:rsidR="00222AD5" w:rsidRDefault="00222AD5" w:rsidP="003F1324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222AD5" w:rsidRDefault="00222AD5" w:rsidP="003F1324">
            <w:r>
              <w:rPr>
                <w:rFonts w:hint="eastAsia"/>
              </w:rPr>
              <w:t>E1/0/1</w:t>
            </w:r>
            <w:r>
              <w:t>3</w:t>
            </w:r>
          </w:p>
        </w:tc>
        <w:tc>
          <w:tcPr>
            <w:tcW w:w="1433" w:type="dxa"/>
          </w:tcPr>
          <w:p w:rsidR="00222AD5" w:rsidRDefault="00222AD5" w:rsidP="003F1324">
            <w:r>
              <w:rPr>
                <w:rFonts w:hint="eastAsia"/>
              </w:rPr>
              <w:t>AGING</w:t>
            </w:r>
          </w:p>
        </w:tc>
      </w:tr>
      <w:tr w:rsidR="00D86C07" w:rsidTr="003C3199">
        <w:tc>
          <w:tcPr>
            <w:tcW w:w="1577" w:type="dxa"/>
          </w:tcPr>
          <w:p w:rsidR="00D86C07" w:rsidRDefault="00E50EF5" w:rsidP="00D86C07">
            <w:pPr>
              <w:jc w:val="center"/>
            </w:pPr>
            <w:r>
              <w:t>a0369f0a22f3</w:t>
            </w:r>
          </w:p>
        </w:tc>
        <w:tc>
          <w:tcPr>
            <w:tcW w:w="1529" w:type="dxa"/>
          </w:tcPr>
          <w:p w:rsidR="00D86C07" w:rsidRDefault="00885B92" w:rsidP="00D86C07">
            <w:r>
              <w:rPr>
                <w:rFonts w:hint="eastAsia"/>
              </w:rPr>
              <w:t>PCB</w:t>
            </w:r>
          </w:p>
        </w:tc>
        <w:tc>
          <w:tcPr>
            <w:tcW w:w="1577" w:type="dxa"/>
          </w:tcPr>
          <w:p w:rsidR="00D86C07" w:rsidRDefault="00D86C07" w:rsidP="00D86C07">
            <w:r>
              <w:rPr>
                <w:rFonts w:hint="eastAsia"/>
              </w:rPr>
              <w:t>3</w:t>
            </w:r>
          </w:p>
        </w:tc>
        <w:tc>
          <w:tcPr>
            <w:tcW w:w="1283" w:type="dxa"/>
          </w:tcPr>
          <w:p w:rsidR="00D86C07" w:rsidRDefault="00D86C07" w:rsidP="00D86C07">
            <w:r>
              <w:rPr>
                <w:rFonts w:hint="eastAsia"/>
              </w:rPr>
              <w:t>Learned</w:t>
            </w:r>
          </w:p>
        </w:tc>
        <w:tc>
          <w:tcPr>
            <w:tcW w:w="1233" w:type="dxa"/>
          </w:tcPr>
          <w:p w:rsidR="00D86C07" w:rsidRDefault="00D86C07" w:rsidP="003E04CC">
            <w:r>
              <w:rPr>
                <w:rFonts w:hint="eastAsia"/>
              </w:rPr>
              <w:t>E1/0/</w:t>
            </w:r>
            <w:r w:rsidR="003E04CC">
              <w:t>24</w:t>
            </w:r>
          </w:p>
        </w:tc>
        <w:tc>
          <w:tcPr>
            <w:tcW w:w="1433" w:type="dxa"/>
          </w:tcPr>
          <w:p w:rsidR="00D86C07" w:rsidRDefault="00222AD5" w:rsidP="00D86C07">
            <w:r>
              <w:rPr>
                <w:rFonts w:hint="eastAsia"/>
              </w:rPr>
              <w:t>AGING</w:t>
            </w:r>
          </w:p>
        </w:tc>
      </w:tr>
    </w:tbl>
    <w:p w:rsidR="00C42EAB" w:rsidRDefault="00C42EAB" w:rsidP="00C42EAB">
      <w:pPr>
        <w:ind w:leftChars="100" w:left="210" w:firstLineChars="100" w:firstLine="210"/>
      </w:pPr>
    </w:p>
    <w:p w:rsidR="00015486" w:rsidRDefault="00015486" w:rsidP="00C42EAB">
      <w:pPr>
        <w:ind w:leftChars="100" w:left="210" w:firstLineChars="100" w:firstLine="210"/>
      </w:pPr>
    </w:p>
    <w:p w:rsidR="00C42EAB" w:rsidRPr="00917D70" w:rsidRDefault="00C42EAB" w:rsidP="00C42EAB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继续前面的实验，如图2-12，对两台交换机的E0/13端口进行设置；执行PCB ping PCD，观察能否ping 通，为什么？</w:t>
      </w:r>
    </w:p>
    <w:p w:rsidR="00C42EAB" w:rsidRDefault="00D33244" w:rsidP="00C42EAB">
      <w:r>
        <w:rPr>
          <w:noProof/>
        </w:rPr>
        <w:lastRenderedPageBreak/>
        <w:drawing>
          <wp:inline distT="0" distB="0" distL="0" distR="0" wp14:anchorId="0EB6B361" wp14:editId="7E4ED577">
            <wp:extent cx="5181600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6" w:rsidRDefault="002767C5" w:rsidP="00C42EAB">
      <w:r>
        <w:rPr>
          <w:rFonts w:hint="eastAsia"/>
        </w:rPr>
        <w:t>答</w:t>
      </w:r>
      <w:r>
        <w:t>：</w:t>
      </w:r>
      <w:r w:rsidR="00D33244">
        <w:rPr>
          <w:rFonts w:hint="eastAsia"/>
        </w:rPr>
        <w:t>不能</w:t>
      </w:r>
      <w:r w:rsidR="00D33244">
        <w:t>Ping</w:t>
      </w:r>
      <w:r w:rsidR="00D33244">
        <w:rPr>
          <w:rFonts w:hint="eastAsia"/>
        </w:rPr>
        <w:t>通</w:t>
      </w:r>
      <w:r w:rsidR="00D33244">
        <w:t>，因为</w:t>
      </w:r>
      <w:r w:rsidR="00D33244">
        <w:t>PCB</w:t>
      </w:r>
      <w:r w:rsidR="00D33244">
        <w:t>和</w:t>
      </w:r>
      <w:r w:rsidR="00D33244">
        <w:t>PCD</w:t>
      </w:r>
      <w:r w:rsidR="00D33244">
        <w:t>属于</w:t>
      </w:r>
      <w:r w:rsidR="00D33244">
        <w:t>VLAN 3</w:t>
      </w:r>
      <w:r w:rsidR="00D33244">
        <w:rPr>
          <w:rFonts w:hint="eastAsia"/>
        </w:rPr>
        <w:t>，</w:t>
      </w:r>
      <w:r w:rsidR="00D33244">
        <w:t>而</w:t>
      </w:r>
      <w:r w:rsidR="00D33244">
        <w:rPr>
          <w:rFonts w:hint="eastAsia"/>
        </w:rPr>
        <w:t>S1</w:t>
      </w:r>
      <w:r w:rsidR="00D33244">
        <w:t>和</w:t>
      </w:r>
      <w:r w:rsidR="00D33244">
        <w:t>S2</w:t>
      </w:r>
      <w:r w:rsidR="00D33244">
        <w:t>的</w:t>
      </w:r>
      <w:r w:rsidR="00D33244">
        <w:rPr>
          <w:rFonts w:hint="eastAsia"/>
        </w:rPr>
        <w:t>E1/0/13</w:t>
      </w:r>
      <w:r w:rsidR="00D33244">
        <w:rPr>
          <w:rFonts w:hint="eastAsia"/>
        </w:rPr>
        <w:t>对于</w:t>
      </w:r>
      <w:r w:rsidR="00D33244">
        <w:t>VLAN 3</w:t>
      </w:r>
      <w:r w:rsidR="00D33244">
        <w:rPr>
          <w:rFonts w:hint="eastAsia"/>
        </w:rPr>
        <w:t>处于</w:t>
      </w:r>
      <w:r w:rsidR="00D33244">
        <w:rPr>
          <w:rFonts w:hint="eastAsia"/>
        </w:rPr>
        <w:t>untagged</w:t>
      </w:r>
      <w:r w:rsidR="00D33244">
        <w:rPr>
          <w:rFonts w:hint="eastAsia"/>
        </w:rPr>
        <w:t>状态</w:t>
      </w:r>
      <w:r w:rsidR="00D33244">
        <w:t>，不会转发带有</w:t>
      </w:r>
      <w:r w:rsidR="00D33244">
        <w:t>tag</w:t>
      </w:r>
      <w:r w:rsidR="00D33244">
        <w:t>的报文。</w:t>
      </w:r>
    </w:p>
    <w:p w:rsidR="00015486" w:rsidRPr="00824346" w:rsidRDefault="00015486" w:rsidP="00C42EAB"/>
    <w:p w:rsidR="00C42EAB" w:rsidRDefault="00C42EAB" w:rsidP="00C42EAB">
      <w:pPr>
        <w:ind w:firstLine="422"/>
      </w:pPr>
      <w:r>
        <w:rPr>
          <w:rFonts w:hint="eastAsia"/>
          <w:kern w:val="0"/>
        </w:rPr>
        <w:t>修改两个交换机的</w:t>
      </w:r>
      <w:r>
        <w:rPr>
          <w:rFonts w:hint="eastAsia"/>
          <w:kern w:val="0"/>
        </w:rPr>
        <w:t>E0/13</w:t>
      </w:r>
      <w:r>
        <w:rPr>
          <w:rFonts w:hint="eastAsia"/>
          <w:kern w:val="0"/>
        </w:rPr>
        <w:t>端口的配置，使</w:t>
      </w:r>
      <w:r>
        <w:rPr>
          <w:rFonts w:hint="eastAsia"/>
          <w:kern w:val="0"/>
        </w:rPr>
        <w:t>PCB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PCD</w:t>
      </w:r>
      <w:r>
        <w:rPr>
          <w:rFonts w:hint="eastAsia"/>
          <w:kern w:val="0"/>
        </w:rPr>
        <w:t>能够</w:t>
      </w:r>
      <w:r>
        <w:rPr>
          <w:rFonts w:hint="eastAsia"/>
          <w:kern w:val="0"/>
        </w:rPr>
        <w:t>ping</w:t>
      </w:r>
      <w:r>
        <w:rPr>
          <w:rFonts w:hint="eastAsia"/>
          <w:kern w:val="0"/>
        </w:rPr>
        <w:t>通，</w:t>
      </w:r>
      <w:r>
        <w:rPr>
          <w:rFonts w:hint="eastAsia"/>
        </w:rPr>
        <w:t>结合各计算机截获报文综合分析，结果填入表</w:t>
      </w:r>
      <w:r>
        <w:rPr>
          <w:rFonts w:hint="eastAsia"/>
        </w:rPr>
        <w:t>-3</w:t>
      </w:r>
      <w:r>
        <w:rPr>
          <w:rFonts w:hint="eastAsia"/>
        </w:rPr>
        <w:t>。</w:t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8"/>
        <w:gridCol w:w="1741"/>
        <w:gridCol w:w="1759"/>
        <w:gridCol w:w="1333"/>
        <w:gridCol w:w="1459"/>
        <w:gridCol w:w="1102"/>
      </w:tblGrid>
      <w:tr w:rsidR="00C42EAB" w:rsidTr="00CA3DB3">
        <w:tc>
          <w:tcPr>
            <w:tcW w:w="1238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转发过程</w:t>
            </w:r>
          </w:p>
        </w:tc>
        <w:tc>
          <w:tcPr>
            <w:tcW w:w="1741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759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1333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459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102" w:type="dxa"/>
          </w:tcPr>
          <w:p w:rsidR="00C42EAB" w:rsidRDefault="00C42EAB" w:rsidP="003F1324">
            <w:pPr>
              <w:jc w:val="center"/>
            </w:pPr>
            <w:r>
              <w:rPr>
                <w:rFonts w:hint="eastAsia"/>
              </w:rPr>
              <w:t>VLAN ID</w:t>
            </w:r>
          </w:p>
        </w:tc>
      </w:tr>
      <w:tr w:rsidR="00CA3DB3" w:rsidTr="00CA3DB3">
        <w:tc>
          <w:tcPr>
            <w:tcW w:w="1238" w:type="dxa"/>
          </w:tcPr>
          <w:p w:rsidR="00CA3DB3" w:rsidRDefault="00CA3DB3" w:rsidP="00CA3DB3">
            <w:pPr>
              <w:ind w:firstLineChars="50" w:firstLine="105"/>
            </w:pPr>
            <w:r>
              <w:rPr>
                <w:rFonts w:hint="eastAsia"/>
              </w:rPr>
              <w:t>PCB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&gt;S1</w:t>
            </w:r>
          </w:p>
        </w:tc>
        <w:tc>
          <w:tcPr>
            <w:tcW w:w="1741" w:type="dxa"/>
          </w:tcPr>
          <w:p w:rsidR="00CA3DB3" w:rsidRDefault="00CA3DB3" w:rsidP="00CA3DB3">
            <w:pPr>
              <w:jc w:val="center"/>
            </w:pPr>
            <w:r>
              <w:rPr>
                <w:rFonts w:hint="eastAsia"/>
              </w:rPr>
              <w:t>00</w:t>
            </w:r>
            <w:r>
              <w:t>:</w:t>
            </w:r>
            <w:r>
              <w:rPr>
                <w:rFonts w:hint="eastAsia"/>
              </w:rPr>
              <w:t>0c</w:t>
            </w:r>
            <w:r>
              <w:t>:</w:t>
            </w:r>
            <w:r>
              <w:rPr>
                <w:rFonts w:hint="eastAsia"/>
              </w:rPr>
              <w:t>29</w:t>
            </w:r>
            <w:r>
              <w:t>:</w:t>
            </w:r>
            <w:r>
              <w:rPr>
                <w:rFonts w:hint="eastAsia"/>
              </w:rPr>
              <w:t>ec</w:t>
            </w:r>
            <w:r>
              <w:t>:</w:t>
            </w:r>
            <w:r>
              <w:rPr>
                <w:rFonts w:hint="eastAsia"/>
              </w:rPr>
              <w:t>4d</w:t>
            </w:r>
            <w:r>
              <w:t>:</w:t>
            </w:r>
            <w:r>
              <w:rPr>
                <w:rFonts w:hint="eastAsia"/>
              </w:rPr>
              <w:t>38</w:t>
            </w:r>
          </w:p>
        </w:tc>
        <w:tc>
          <w:tcPr>
            <w:tcW w:w="1759" w:type="dxa"/>
          </w:tcPr>
          <w:p w:rsidR="00CA3DB3" w:rsidRDefault="00CA3DB3" w:rsidP="00CA3DB3">
            <w:r>
              <w:rPr>
                <w:rFonts w:hint="eastAsia"/>
              </w:rPr>
              <w:t>00</w:t>
            </w:r>
            <w:r>
              <w:t>:</w:t>
            </w:r>
            <w:r>
              <w:rPr>
                <w:rFonts w:hint="eastAsia"/>
              </w:rPr>
              <w:t>0c</w:t>
            </w:r>
            <w:r>
              <w:t>:</w:t>
            </w:r>
            <w:r>
              <w:rPr>
                <w:rFonts w:hint="eastAsia"/>
              </w:rPr>
              <w:t>29</w:t>
            </w:r>
            <w:r>
              <w:t>:</w:t>
            </w:r>
            <w:r>
              <w:rPr>
                <w:rFonts w:hint="eastAsia"/>
              </w:rPr>
              <w:t>04</w:t>
            </w:r>
            <w:r>
              <w:t>:</w:t>
            </w:r>
            <w:r>
              <w:rPr>
                <w:rFonts w:hint="eastAsia"/>
              </w:rPr>
              <w:t>1e</w:t>
            </w:r>
            <w:r>
              <w:t>:</w:t>
            </w:r>
            <w:r>
              <w:rPr>
                <w:rFonts w:hint="eastAsia"/>
              </w:rPr>
              <w:t>1d</w:t>
            </w:r>
          </w:p>
        </w:tc>
        <w:tc>
          <w:tcPr>
            <w:tcW w:w="1333" w:type="dxa"/>
          </w:tcPr>
          <w:p w:rsidR="00CA3DB3" w:rsidRDefault="00CA3DB3" w:rsidP="00CA3DB3">
            <w:r>
              <w:rPr>
                <w:rFonts w:hint="eastAsia"/>
              </w:rPr>
              <w:t>192.168.2.12</w:t>
            </w:r>
          </w:p>
        </w:tc>
        <w:tc>
          <w:tcPr>
            <w:tcW w:w="1459" w:type="dxa"/>
          </w:tcPr>
          <w:p w:rsidR="00CA3DB3" w:rsidRDefault="00CA3DB3" w:rsidP="00CA3DB3">
            <w:r>
              <w:rPr>
                <w:rFonts w:hint="eastAsia"/>
              </w:rPr>
              <w:t>192.168.2.1</w:t>
            </w:r>
            <w:r>
              <w:t>3</w:t>
            </w:r>
          </w:p>
        </w:tc>
        <w:tc>
          <w:tcPr>
            <w:tcW w:w="1102" w:type="dxa"/>
          </w:tcPr>
          <w:p w:rsidR="00CA3DB3" w:rsidRDefault="00CA3DB3" w:rsidP="00CA3DB3">
            <w:r>
              <w:rPr>
                <w:rFonts w:hint="eastAsia"/>
              </w:rPr>
              <w:t>3</w:t>
            </w:r>
          </w:p>
        </w:tc>
      </w:tr>
      <w:tr w:rsidR="00CA3DB3" w:rsidTr="00CA3DB3">
        <w:tc>
          <w:tcPr>
            <w:tcW w:w="1238" w:type="dxa"/>
          </w:tcPr>
          <w:p w:rsidR="00CA3DB3" w:rsidRDefault="00CA3DB3" w:rsidP="00CA3DB3">
            <w:pPr>
              <w:jc w:val="center"/>
            </w:pPr>
            <w:r>
              <w:rPr>
                <w:rFonts w:hint="eastAsia"/>
              </w:rPr>
              <w:t>S1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&gt;S2</w:t>
            </w:r>
          </w:p>
        </w:tc>
        <w:tc>
          <w:tcPr>
            <w:tcW w:w="1741" w:type="dxa"/>
          </w:tcPr>
          <w:p w:rsidR="00CA3DB3" w:rsidRDefault="00CA3DB3" w:rsidP="00CA3DB3">
            <w:pPr>
              <w:jc w:val="center"/>
            </w:pPr>
            <w:r>
              <w:rPr>
                <w:rFonts w:hint="eastAsia"/>
              </w:rPr>
              <w:t>00</w:t>
            </w:r>
            <w:r>
              <w:t>:</w:t>
            </w:r>
            <w:r>
              <w:rPr>
                <w:rFonts w:hint="eastAsia"/>
              </w:rPr>
              <w:t>0c</w:t>
            </w:r>
            <w:r>
              <w:t>:</w:t>
            </w:r>
            <w:r>
              <w:rPr>
                <w:rFonts w:hint="eastAsia"/>
              </w:rPr>
              <w:t>29</w:t>
            </w:r>
            <w:r>
              <w:t>:</w:t>
            </w:r>
            <w:r>
              <w:rPr>
                <w:rFonts w:hint="eastAsia"/>
              </w:rPr>
              <w:t>ec</w:t>
            </w:r>
            <w:r>
              <w:t>:</w:t>
            </w:r>
            <w:r>
              <w:rPr>
                <w:rFonts w:hint="eastAsia"/>
              </w:rPr>
              <w:t>4d</w:t>
            </w:r>
            <w:r>
              <w:t>:</w:t>
            </w:r>
            <w:r>
              <w:rPr>
                <w:rFonts w:hint="eastAsia"/>
              </w:rPr>
              <w:t>38</w:t>
            </w:r>
          </w:p>
        </w:tc>
        <w:tc>
          <w:tcPr>
            <w:tcW w:w="1759" w:type="dxa"/>
          </w:tcPr>
          <w:p w:rsidR="00CA3DB3" w:rsidRDefault="00CA3DB3" w:rsidP="00CA3DB3">
            <w:r>
              <w:rPr>
                <w:rFonts w:hint="eastAsia"/>
              </w:rPr>
              <w:t>00</w:t>
            </w:r>
            <w:r>
              <w:t>:</w:t>
            </w:r>
            <w:r>
              <w:rPr>
                <w:rFonts w:hint="eastAsia"/>
              </w:rPr>
              <w:t>0c</w:t>
            </w:r>
            <w:r>
              <w:t>:</w:t>
            </w:r>
            <w:r>
              <w:rPr>
                <w:rFonts w:hint="eastAsia"/>
              </w:rPr>
              <w:t>29</w:t>
            </w:r>
            <w:r>
              <w:t>:</w:t>
            </w:r>
            <w:r>
              <w:rPr>
                <w:rFonts w:hint="eastAsia"/>
              </w:rPr>
              <w:t>04</w:t>
            </w:r>
            <w:r>
              <w:t>:</w:t>
            </w:r>
            <w:r>
              <w:rPr>
                <w:rFonts w:hint="eastAsia"/>
              </w:rPr>
              <w:t>1e</w:t>
            </w:r>
            <w:r>
              <w:t>:</w:t>
            </w:r>
            <w:r>
              <w:rPr>
                <w:rFonts w:hint="eastAsia"/>
              </w:rPr>
              <w:t>1d</w:t>
            </w:r>
          </w:p>
        </w:tc>
        <w:tc>
          <w:tcPr>
            <w:tcW w:w="1333" w:type="dxa"/>
          </w:tcPr>
          <w:p w:rsidR="00CA3DB3" w:rsidRDefault="00CA3DB3" w:rsidP="00CA3DB3">
            <w:r>
              <w:rPr>
                <w:rFonts w:hint="eastAsia"/>
              </w:rPr>
              <w:t>192.168.2.12</w:t>
            </w:r>
          </w:p>
        </w:tc>
        <w:tc>
          <w:tcPr>
            <w:tcW w:w="1459" w:type="dxa"/>
          </w:tcPr>
          <w:p w:rsidR="00CA3DB3" w:rsidRDefault="00CA3DB3" w:rsidP="00CA3DB3">
            <w:r>
              <w:rPr>
                <w:rFonts w:hint="eastAsia"/>
              </w:rPr>
              <w:t>192.168.2.1</w:t>
            </w:r>
            <w:r>
              <w:t>3</w:t>
            </w:r>
          </w:p>
        </w:tc>
        <w:tc>
          <w:tcPr>
            <w:tcW w:w="1102" w:type="dxa"/>
          </w:tcPr>
          <w:p w:rsidR="00CA3DB3" w:rsidRDefault="00CA3DB3" w:rsidP="00CA3DB3">
            <w:r>
              <w:rPr>
                <w:rFonts w:hint="eastAsia"/>
              </w:rPr>
              <w:t>3</w:t>
            </w:r>
          </w:p>
        </w:tc>
      </w:tr>
      <w:tr w:rsidR="00DA73D3" w:rsidTr="00CA3DB3">
        <w:tc>
          <w:tcPr>
            <w:tcW w:w="1238" w:type="dxa"/>
          </w:tcPr>
          <w:p w:rsidR="00DA73D3" w:rsidRDefault="00DA73D3" w:rsidP="00DA73D3">
            <w:pPr>
              <w:jc w:val="center"/>
            </w:pPr>
            <w:r>
              <w:rPr>
                <w:rFonts w:hint="eastAsia"/>
              </w:rPr>
              <w:t>S2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&gt;PCD</w:t>
            </w:r>
          </w:p>
        </w:tc>
        <w:tc>
          <w:tcPr>
            <w:tcW w:w="1741" w:type="dxa"/>
          </w:tcPr>
          <w:p w:rsidR="00DA73D3" w:rsidRDefault="00DA73D3" w:rsidP="00DA73D3">
            <w:pPr>
              <w:jc w:val="center"/>
            </w:pPr>
            <w:r>
              <w:rPr>
                <w:rFonts w:hint="eastAsia"/>
              </w:rPr>
              <w:t>00</w:t>
            </w:r>
            <w:r w:rsidR="00CA3DB3">
              <w:t>:</w:t>
            </w:r>
            <w:r>
              <w:rPr>
                <w:rFonts w:hint="eastAsia"/>
              </w:rPr>
              <w:t>0c</w:t>
            </w:r>
            <w:r w:rsidR="00CA3DB3">
              <w:t>:</w:t>
            </w:r>
            <w:r>
              <w:rPr>
                <w:rFonts w:hint="eastAsia"/>
              </w:rPr>
              <w:t>29</w:t>
            </w:r>
            <w:r w:rsidR="00CA3DB3">
              <w:t>:</w:t>
            </w:r>
            <w:r>
              <w:rPr>
                <w:rFonts w:hint="eastAsia"/>
              </w:rPr>
              <w:t>ec</w:t>
            </w:r>
            <w:r w:rsidR="00CA3DB3">
              <w:t>:</w:t>
            </w:r>
            <w:r>
              <w:rPr>
                <w:rFonts w:hint="eastAsia"/>
              </w:rPr>
              <w:t>4d</w:t>
            </w:r>
            <w:r w:rsidR="00CA3DB3">
              <w:t>:</w:t>
            </w:r>
            <w:r>
              <w:rPr>
                <w:rFonts w:hint="eastAsia"/>
              </w:rPr>
              <w:t>38</w:t>
            </w:r>
          </w:p>
        </w:tc>
        <w:tc>
          <w:tcPr>
            <w:tcW w:w="1759" w:type="dxa"/>
          </w:tcPr>
          <w:p w:rsidR="00DA73D3" w:rsidRDefault="00DA73D3" w:rsidP="00DA73D3">
            <w:r>
              <w:rPr>
                <w:rFonts w:hint="eastAsia"/>
              </w:rPr>
              <w:t>00</w:t>
            </w:r>
            <w:r w:rsidR="00CA3DB3">
              <w:t>:</w:t>
            </w:r>
            <w:r>
              <w:rPr>
                <w:rFonts w:hint="eastAsia"/>
              </w:rPr>
              <w:t>0c</w:t>
            </w:r>
            <w:r w:rsidR="00CA3DB3">
              <w:t>:</w:t>
            </w:r>
            <w:r>
              <w:rPr>
                <w:rFonts w:hint="eastAsia"/>
              </w:rPr>
              <w:t>29</w:t>
            </w:r>
            <w:r w:rsidR="00CA3DB3">
              <w:t>:</w:t>
            </w:r>
            <w:r>
              <w:rPr>
                <w:rFonts w:hint="eastAsia"/>
              </w:rPr>
              <w:t>04</w:t>
            </w:r>
            <w:r w:rsidR="00CA3DB3">
              <w:t>:</w:t>
            </w:r>
            <w:r>
              <w:rPr>
                <w:rFonts w:hint="eastAsia"/>
              </w:rPr>
              <w:t>1e</w:t>
            </w:r>
            <w:r w:rsidR="00CA3DB3">
              <w:t>:</w:t>
            </w:r>
            <w:r>
              <w:rPr>
                <w:rFonts w:hint="eastAsia"/>
              </w:rPr>
              <w:t>1d</w:t>
            </w:r>
          </w:p>
        </w:tc>
        <w:tc>
          <w:tcPr>
            <w:tcW w:w="1333" w:type="dxa"/>
          </w:tcPr>
          <w:p w:rsidR="00DA73D3" w:rsidRDefault="00DA73D3" w:rsidP="00DA73D3">
            <w:r>
              <w:rPr>
                <w:rFonts w:hint="eastAsia"/>
              </w:rPr>
              <w:t>192.168.2.12</w:t>
            </w:r>
          </w:p>
        </w:tc>
        <w:tc>
          <w:tcPr>
            <w:tcW w:w="1459" w:type="dxa"/>
          </w:tcPr>
          <w:p w:rsidR="00DA73D3" w:rsidRDefault="00DA73D3" w:rsidP="00DA73D3">
            <w:r>
              <w:rPr>
                <w:rFonts w:hint="eastAsia"/>
              </w:rPr>
              <w:t>192.168.2.1</w:t>
            </w:r>
            <w:r>
              <w:t>3</w:t>
            </w:r>
          </w:p>
        </w:tc>
        <w:tc>
          <w:tcPr>
            <w:tcW w:w="1102" w:type="dxa"/>
          </w:tcPr>
          <w:p w:rsidR="00DA73D3" w:rsidRDefault="00C20E19" w:rsidP="00DA73D3">
            <w:r>
              <w:rPr>
                <w:rFonts w:hint="eastAsia"/>
              </w:rPr>
              <w:t>3</w:t>
            </w:r>
          </w:p>
        </w:tc>
      </w:tr>
    </w:tbl>
    <w:p w:rsidR="00015486" w:rsidRDefault="000421EE" w:rsidP="0001548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84E4432" wp14:editId="1C80BBD3">
            <wp:extent cx="5274310" cy="549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EE" w:rsidRDefault="000421EE" w:rsidP="00015486">
      <w:pPr>
        <w:rPr>
          <w:rFonts w:ascii="宋体" w:hAnsi="宋体"/>
        </w:rPr>
      </w:pPr>
    </w:p>
    <w:p w:rsidR="00C42EAB" w:rsidRDefault="00C42EAB" w:rsidP="00C42EAB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与步骤八比较，截获的报文有何不同？请结合VLAN端口分类和PVID的作用，解释这种情况下，报文转发的过程。</w:t>
      </w:r>
    </w:p>
    <w:p w:rsidR="007B06BF" w:rsidRDefault="007B06BF" w:rsidP="007B06BF">
      <w:pPr>
        <w:rPr>
          <w:rFonts w:ascii="宋体" w:hAnsi="宋体"/>
        </w:rPr>
      </w:pPr>
      <w:r>
        <w:rPr>
          <w:rFonts w:ascii="宋体" w:hAnsi="宋体" w:hint="eastAsia"/>
        </w:rPr>
        <w:t>答：</w:t>
      </w:r>
    </w:p>
    <w:p w:rsidR="005E292E" w:rsidRDefault="005E292E" w:rsidP="005E292E">
      <w:pPr>
        <w:rPr>
          <w:rFonts w:ascii="宋体" w:hAnsi="宋体"/>
        </w:rPr>
      </w:pPr>
      <w:r>
        <w:rPr>
          <w:rFonts w:ascii="宋体" w:hAnsi="宋体" w:hint="eastAsia"/>
        </w:rPr>
        <w:t>修改方法一：</w:t>
      </w:r>
      <w:r>
        <w:rPr>
          <w:rFonts w:ascii="宋体" w:hAnsi="宋体"/>
        </w:rPr>
        <w:t>将VLAN 3</w:t>
      </w:r>
      <w:r>
        <w:rPr>
          <w:rFonts w:ascii="宋体" w:hAnsi="宋体" w:hint="eastAsia"/>
        </w:rPr>
        <w:t>设置为</w:t>
      </w:r>
      <w:r>
        <w:rPr>
          <w:rFonts w:ascii="宋体" w:hAnsi="宋体"/>
        </w:rPr>
        <w:t>PVID，则截获的报文将不带有VLAN标签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因为PVID为默认VLAN会自动将不带VLAN标签的作为默认VLAN进行转发</w:t>
      </w:r>
      <w:r>
        <w:rPr>
          <w:rFonts w:ascii="宋体" w:hAnsi="宋体" w:hint="eastAsia"/>
        </w:rPr>
        <w:t>。</w:t>
      </w:r>
    </w:p>
    <w:p w:rsidR="00697C71" w:rsidRPr="001E7369" w:rsidRDefault="005E292E" w:rsidP="00697C71">
      <w:pPr>
        <w:rPr>
          <w:rFonts w:ascii="宋体" w:hAnsi="宋体"/>
        </w:rPr>
      </w:pPr>
      <w:r>
        <w:rPr>
          <w:rFonts w:ascii="宋体" w:hAnsi="宋体" w:hint="eastAsia"/>
        </w:rPr>
        <w:t>修改方法二：</w:t>
      </w:r>
      <w:r>
        <w:rPr>
          <w:rFonts w:ascii="宋体" w:hAnsi="宋体"/>
        </w:rPr>
        <w:t>将VLAN 3</w:t>
      </w:r>
      <w:r>
        <w:rPr>
          <w:rFonts w:ascii="宋体" w:hAnsi="宋体" w:hint="eastAsia"/>
        </w:rPr>
        <w:t>设置</w:t>
      </w:r>
      <w:r>
        <w:rPr>
          <w:rFonts w:ascii="宋体" w:hAnsi="宋体"/>
        </w:rPr>
        <w:t>为</w:t>
      </w:r>
      <w:r>
        <w:rPr>
          <w:rFonts w:ascii="宋体" w:hAnsi="宋体" w:hint="eastAsia"/>
        </w:rPr>
        <w:t>tagged，</w:t>
      </w:r>
      <w:r>
        <w:rPr>
          <w:rFonts w:ascii="宋体" w:hAnsi="宋体"/>
        </w:rPr>
        <w:t>则截获的报文没有不同</w:t>
      </w:r>
      <w:r w:rsidR="00000152">
        <w:rPr>
          <w:rFonts w:ascii="宋体" w:hAnsi="宋体"/>
        </w:rPr>
        <w:t>。</w:t>
      </w:r>
    </w:p>
    <w:p w:rsidR="00697C71" w:rsidRPr="00917D70" w:rsidRDefault="00697C71" w:rsidP="00697C71">
      <w:pPr>
        <w:rPr>
          <w:rFonts w:ascii="宋体" w:hAnsi="宋体"/>
        </w:rPr>
      </w:pPr>
    </w:p>
    <w:p w:rsidR="00015486" w:rsidRDefault="00015486">
      <w:pPr>
        <w:widowControl/>
        <w:jc w:val="left"/>
        <w:sectPr w:rsidR="0001548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15486" w:rsidRPr="00015486" w:rsidRDefault="00015486" w:rsidP="00A00B2B">
      <w:pPr>
        <w:numPr>
          <w:ilvl w:val="0"/>
          <w:numId w:val="1"/>
        </w:numPr>
        <w:rPr>
          <w:rFonts w:ascii="宋体" w:hAnsi="宋体"/>
        </w:rPr>
      </w:pPr>
      <w:r w:rsidRPr="00015486">
        <w:rPr>
          <w:rFonts w:ascii="宋体" w:hAnsi="宋体" w:hint="eastAsia"/>
        </w:rPr>
        <w:lastRenderedPageBreak/>
        <w:t>链路层</w:t>
      </w:r>
      <w:r w:rsidRPr="00015486">
        <w:rPr>
          <w:rFonts w:ascii="宋体" w:hAnsi="宋体"/>
        </w:rPr>
        <w:t>和网络层</w:t>
      </w:r>
      <w:r w:rsidRPr="00015486">
        <w:rPr>
          <w:rFonts w:ascii="宋体" w:hAnsi="宋体" w:hint="eastAsia"/>
        </w:rPr>
        <w:t>综合型实验（VLAN间路由实验结果分析）</w:t>
      </w:r>
    </w:p>
    <w:p w:rsidR="00015486" w:rsidRPr="00015486" w:rsidRDefault="00015486" w:rsidP="00015486">
      <w:pPr>
        <w:keepNext/>
        <w:widowControl/>
        <w:snapToGrid w:val="0"/>
        <w:spacing w:before="80" w:after="80"/>
        <w:ind w:firstLineChars="200" w:firstLine="420"/>
        <w:jc w:val="left"/>
        <w:rPr>
          <w:rFonts w:ascii="Times New Roman" w:eastAsia="宋体" w:hAnsi="Times New Roman" w:cs="Times New Roman"/>
          <w:b/>
          <w:bCs/>
          <w:kern w:val="0"/>
          <w:szCs w:val="20"/>
        </w:rPr>
      </w:pPr>
      <w:r w:rsidRPr="00015486">
        <w:rPr>
          <w:rFonts w:ascii="Times New Roman" w:eastAsia="宋体" w:hAnsi="Times New Roman" w:cs="Times New Roman" w:hint="eastAsia"/>
          <w:kern w:val="0"/>
          <w:szCs w:val="20"/>
        </w:rPr>
        <w:t>根据跨交换机</w:t>
      </w:r>
      <w:r w:rsidRPr="00015486">
        <w:rPr>
          <w:rFonts w:ascii="Times New Roman" w:eastAsia="宋体" w:hAnsi="Times New Roman" w:cs="Times New Roman" w:hint="eastAsia"/>
          <w:kern w:val="0"/>
          <w:szCs w:val="20"/>
        </w:rPr>
        <w:t>VLAN</w:t>
      </w:r>
      <w:r w:rsidRPr="00015486">
        <w:rPr>
          <w:rFonts w:ascii="Times New Roman" w:eastAsia="宋体" w:hAnsi="Times New Roman" w:cs="Times New Roman" w:hint="eastAsia"/>
          <w:kern w:val="0"/>
          <w:szCs w:val="20"/>
        </w:rPr>
        <w:t>间路由实验（</w:t>
      </w:r>
      <w:r w:rsidRPr="00015486">
        <w:rPr>
          <w:rFonts w:ascii="Times New Roman" w:eastAsia="宋体" w:hAnsi="Times New Roman" w:cs="Times New Roman" w:hint="eastAsia"/>
          <w:kern w:val="0"/>
          <w:szCs w:val="20"/>
        </w:rPr>
        <w:t>PCC ping PCD</w:t>
      </w:r>
      <w:r w:rsidRPr="00015486">
        <w:rPr>
          <w:rFonts w:ascii="Times New Roman" w:eastAsia="宋体" w:hAnsi="Times New Roman" w:cs="Times New Roman" w:hint="eastAsia"/>
          <w:kern w:val="0"/>
          <w:szCs w:val="20"/>
        </w:rPr>
        <w:t>）所截获报文，对整个网络层和数据链路层的报文转发过程进行分析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。</w:t>
      </w:r>
    </w:p>
    <w:p w:rsidR="00015486" w:rsidRPr="00015486" w:rsidRDefault="00015486" w:rsidP="00015486">
      <w:pPr>
        <w:keepNext/>
        <w:widowControl/>
        <w:snapToGrid w:val="0"/>
        <w:spacing w:before="80" w:after="80"/>
        <w:ind w:firstLineChars="200" w:firstLine="422"/>
        <w:jc w:val="left"/>
        <w:rPr>
          <w:rFonts w:ascii="Times New Roman" w:eastAsia="宋体" w:hAnsi="Times New Roman" w:cs="Times New Roman"/>
          <w:b/>
          <w:bCs/>
          <w:kern w:val="0"/>
          <w:szCs w:val="20"/>
        </w:rPr>
      </w:pP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约定如下：数据帧中的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MAC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地址对：（目的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MAC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地址，源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MAC</w:t>
      </w:r>
      <w:r w:rsidRPr="00015486">
        <w:rPr>
          <w:rFonts w:ascii="Times New Roman" w:eastAsia="宋体" w:hAnsi="Times New Roman" w:cs="Times New Roman" w:hint="eastAsia"/>
          <w:b/>
          <w:bCs/>
          <w:kern w:val="0"/>
          <w:szCs w:val="20"/>
        </w:rPr>
        <w:t>地址）</w:t>
      </w:r>
    </w:p>
    <w:p w:rsidR="00015486" w:rsidRPr="00015486" w:rsidRDefault="00015486" w:rsidP="00015486">
      <w:pPr>
        <w:ind w:firstLineChars="707" w:firstLine="1490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数据报中的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地址对：（目的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地址，源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地址）</w:t>
      </w:r>
    </w:p>
    <w:p w:rsidR="00015486" w:rsidRPr="00015486" w:rsidRDefault="00015486" w:rsidP="00015486">
      <w:pPr>
        <w:rPr>
          <w:rFonts w:ascii="宋体" w:eastAsia="宋体" w:hAnsi="宋体" w:cs="Times New Roman"/>
          <w:szCs w:val="24"/>
        </w:rPr>
        <w:sectPr w:rsidR="00015486" w:rsidRPr="00015486" w:rsidSect="003F1324">
          <w:headerReference w:type="even" r:id="rId15"/>
          <w:headerReference w:type="default" r:id="rId16"/>
          <w:footerReference w:type="even" r:id="rId17"/>
          <w:footerReference w:type="default" r:id="rId18"/>
          <w:pgSz w:w="11906" w:h="16838" w:code="9"/>
          <w:pgMar w:top="1440" w:right="1361" w:bottom="1440" w:left="1418" w:header="851" w:footer="992" w:gutter="397"/>
          <w:pgNumType w:start="1"/>
          <w:cols w:space="425"/>
          <w:docGrid w:type="lines" w:linePitch="312"/>
        </w:sect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75pt;height:97.95pt" o:ole="">
            <v:imagedata r:id="rId19" o:title=""/>
          </v:shape>
          <o:OLEObject Type="Embed" ProgID="PBrush" ShapeID="_x0000_i1025" DrawAspect="Content" ObjectID="_1645643000" r:id="rId20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26" type="#_x0000_t75" style="width:254.75pt;height:98.45pt" o:ole="">
            <v:imagedata r:id="rId21" o:title=""/>
          </v:shape>
          <o:OLEObject Type="Embed" ProgID="PBrush" ShapeID="_x0000_i1026" DrawAspect="Content" ObjectID="_1645643001" r:id="rId22"/>
        </w:object>
      </w:r>
      <w:r w:rsidRPr="00015486">
        <w:rPr>
          <w:rFonts w:ascii="Times New Roman" w:eastAsia="宋体" w:hAnsi="Times New Roman" w:cs="Times New Roman" w:hint="eastAsia"/>
          <w:szCs w:val="24"/>
        </w:rPr>
        <w:t xml:space="preserve">                     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2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27" type="#_x0000_t75" style="width:254.75pt;height:98.45pt" o:ole="">
            <v:imagedata r:id="rId23" o:title=""/>
          </v:shape>
          <o:OLEObject Type="Embed" ProgID="PBrush" ShapeID="_x0000_i1027" DrawAspect="Content" ObjectID="_1645643002" r:id="rId24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3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28" type="#_x0000_t75" style="width:254.75pt;height:89.3pt" o:ole="">
            <v:imagedata r:id="rId25" o:title=""/>
          </v:shape>
          <o:OLEObject Type="Embed" ProgID="PBrush" ShapeID="_x0000_i1028" DrawAspect="Content" ObjectID="_1645643003" r:id="rId26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4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</w:t>
      </w:r>
    </w:p>
    <w:p w:rsid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发送的第一个报文类型是什么？为什么？</w:t>
      </w:r>
    </w:p>
    <w:p w:rsidR="00C50C6A" w:rsidRPr="00015486" w:rsidRDefault="0023274D" w:rsidP="00C50C6A">
      <w:pPr>
        <w:ind w:left="57"/>
        <w:rPr>
          <w:rFonts w:ascii="Times New Roman" w:eastAsia="宋体" w:hAnsi="Times New Roman" w:cs="Times New Roman"/>
          <w:sz w:val="18"/>
          <w:szCs w:val="24"/>
        </w:rPr>
      </w:pPr>
      <w:r>
        <w:rPr>
          <w:rFonts w:ascii="Times New Roman" w:eastAsia="宋体" w:hAnsi="Times New Roman" w:cs="Times New Roman" w:hint="eastAsia"/>
          <w:sz w:val="18"/>
          <w:szCs w:val="24"/>
        </w:rPr>
        <w:t>答</w:t>
      </w:r>
      <w:r>
        <w:rPr>
          <w:rFonts w:ascii="Times New Roman" w:eastAsia="宋体" w:hAnsi="Times New Roman" w:cs="Times New Roman"/>
          <w:sz w:val="18"/>
          <w:szCs w:val="24"/>
        </w:rPr>
        <w:t>：</w:t>
      </w:r>
      <w:r w:rsidR="00B1785A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="00C50C6A">
        <w:rPr>
          <w:rFonts w:ascii="Times New Roman" w:eastAsia="宋体" w:hAnsi="Times New Roman" w:cs="Times New Roman"/>
          <w:sz w:val="18"/>
          <w:szCs w:val="24"/>
        </w:rPr>
        <w:t>报文</w:t>
      </w:r>
      <w:r w:rsidR="00C50C6A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B42A4E">
        <w:rPr>
          <w:rFonts w:ascii="Times New Roman" w:eastAsia="宋体" w:hAnsi="Times New Roman" w:cs="Times New Roman" w:hint="eastAsia"/>
          <w:sz w:val="18"/>
          <w:szCs w:val="24"/>
        </w:rPr>
        <w:t>因为</w:t>
      </w:r>
      <w:r w:rsidR="00B42A4E">
        <w:rPr>
          <w:rFonts w:ascii="Times New Roman" w:eastAsia="宋体" w:hAnsi="Times New Roman" w:cs="Times New Roman"/>
          <w:sz w:val="18"/>
          <w:szCs w:val="24"/>
        </w:rPr>
        <w:t>目标</w:t>
      </w:r>
      <w:r w:rsidR="00B42A4E">
        <w:rPr>
          <w:rFonts w:ascii="Times New Roman" w:eastAsia="宋体" w:hAnsi="Times New Roman" w:cs="Times New Roman"/>
          <w:sz w:val="18"/>
          <w:szCs w:val="24"/>
        </w:rPr>
        <w:t>IP</w:t>
      </w:r>
      <w:r w:rsidR="00A14785">
        <w:rPr>
          <w:rFonts w:ascii="Times New Roman" w:eastAsia="宋体" w:hAnsi="Times New Roman" w:cs="Times New Roman" w:hint="eastAsia"/>
          <w:sz w:val="18"/>
          <w:szCs w:val="24"/>
        </w:rPr>
        <w:t>不在</w:t>
      </w:r>
      <w:r w:rsidR="00A14785">
        <w:rPr>
          <w:rFonts w:ascii="Times New Roman" w:eastAsia="宋体" w:hAnsi="Times New Roman" w:cs="Times New Roman"/>
          <w:sz w:val="18"/>
          <w:szCs w:val="24"/>
        </w:rPr>
        <w:t>同一网段，需要先知道默认网关</w:t>
      </w:r>
      <w:r w:rsidR="00A14785">
        <w:rPr>
          <w:rFonts w:ascii="Times New Roman" w:eastAsia="宋体" w:hAnsi="Times New Roman" w:cs="Times New Roman"/>
          <w:sz w:val="18"/>
          <w:szCs w:val="24"/>
        </w:rPr>
        <w:t>MAC</w:t>
      </w:r>
      <w:r w:rsidR="00A14785">
        <w:rPr>
          <w:rFonts w:ascii="Times New Roman" w:eastAsia="宋体" w:hAnsi="Times New Roman" w:cs="Times New Roman"/>
          <w:sz w:val="18"/>
          <w:szCs w:val="24"/>
        </w:rPr>
        <w:t>地址</w:t>
      </w:r>
      <w:r w:rsidR="00C50C6A">
        <w:rPr>
          <w:rFonts w:ascii="Times New Roman" w:eastAsia="宋体" w:hAnsi="Times New Roman" w:cs="Times New Roman"/>
          <w:sz w:val="18"/>
          <w:szCs w:val="24"/>
        </w:rPr>
        <w:t>。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包含该报文数据帧中的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、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和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地址对是：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540341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ff.ff.ff.ff.ff.ff ,MAC_PCC)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(192.168.2.1,192.168.2.11)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2</w:t>
      </w:r>
    </w:p>
    <w:p w:rsidR="002B2BDA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收到数据帧后，对其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地址表的操作是：</w:t>
      </w:r>
    </w:p>
    <w:p w:rsidR="00015486" w:rsidRPr="00015486" w:rsidRDefault="002B2BDA" w:rsidP="002B2BDA">
      <w:pPr>
        <w:ind w:left="57"/>
        <w:rPr>
          <w:rFonts w:ascii="Times New Roman" w:eastAsia="宋体" w:hAnsi="Times New Roman" w:cs="Times New Roman"/>
          <w:sz w:val="18"/>
          <w:szCs w:val="24"/>
        </w:rPr>
      </w:pPr>
      <w:r>
        <w:rPr>
          <w:rFonts w:ascii="Times New Roman" w:eastAsia="宋体" w:hAnsi="Times New Roman" w:cs="Times New Roman" w:hint="eastAsia"/>
          <w:sz w:val="18"/>
          <w:szCs w:val="24"/>
        </w:rPr>
        <w:t>答</w:t>
      </w:r>
      <w:r>
        <w:rPr>
          <w:rFonts w:ascii="Times New Roman" w:eastAsia="宋体" w:hAnsi="Times New Roman" w:cs="Times New Roman"/>
          <w:sz w:val="18"/>
          <w:szCs w:val="24"/>
        </w:rPr>
        <w:t>：</w:t>
      </w:r>
      <w:r w:rsidR="00D103D8">
        <w:rPr>
          <w:rFonts w:ascii="Times New Roman" w:eastAsia="宋体" w:hAnsi="Times New Roman" w:cs="Times New Roman" w:hint="eastAsia"/>
          <w:sz w:val="18"/>
          <w:szCs w:val="24"/>
        </w:rPr>
        <w:t>记录</w:t>
      </w:r>
      <w:r w:rsidR="00D103D8">
        <w:rPr>
          <w:rFonts w:ascii="Times New Roman" w:eastAsia="宋体" w:hAnsi="Times New Roman" w:cs="Times New Roman"/>
          <w:sz w:val="18"/>
          <w:szCs w:val="24"/>
        </w:rPr>
        <w:t>MAC</w:t>
      </w:r>
      <w:r w:rsidR="0082783D">
        <w:rPr>
          <w:rFonts w:ascii="Times New Roman" w:eastAsia="宋体" w:hAnsi="Times New Roman" w:cs="Times New Roman" w:hint="eastAsia"/>
          <w:sz w:val="18"/>
          <w:szCs w:val="24"/>
        </w:rPr>
        <w:t>_</w:t>
      </w:r>
      <w:r w:rsidR="0082783D">
        <w:rPr>
          <w:rFonts w:ascii="Times New Roman" w:eastAsia="宋体" w:hAnsi="Times New Roman" w:cs="Times New Roman"/>
          <w:sz w:val="18"/>
          <w:szCs w:val="24"/>
        </w:rPr>
        <w:t>PCC</w:t>
      </w:r>
      <w:r w:rsidR="00D103D8">
        <w:rPr>
          <w:rFonts w:ascii="Times New Roman" w:eastAsia="宋体" w:hAnsi="Times New Roman" w:cs="Times New Roman" w:hint="eastAsia"/>
          <w:sz w:val="18"/>
          <w:szCs w:val="24"/>
        </w:rPr>
        <w:t>和接收</w:t>
      </w:r>
      <w:r w:rsidR="00D103D8">
        <w:rPr>
          <w:rFonts w:ascii="Times New Roman" w:eastAsia="宋体" w:hAnsi="Times New Roman" w:cs="Times New Roman"/>
          <w:sz w:val="18"/>
          <w:szCs w:val="24"/>
        </w:rPr>
        <w:t>端口号</w:t>
      </w:r>
      <w:r w:rsidR="0082783D">
        <w:rPr>
          <w:rFonts w:ascii="Times New Roman" w:eastAsia="宋体" w:hAnsi="Times New Roman" w:cs="Times New Roman" w:hint="eastAsia"/>
          <w:sz w:val="18"/>
          <w:szCs w:val="24"/>
        </w:rPr>
        <w:t>E0/1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根据接收数据帧的端口所属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，在其中插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142E10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的标签，并向除接收端口外的所有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端口转发这个数据帧。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3</w:t>
      </w:r>
    </w:p>
    <w:p w:rsidR="008D5903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收到数据帧后，对其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地址表的操作是：</w:t>
      </w:r>
    </w:p>
    <w:p w:rsidR="008D5903" w:rsidRPr="008D5903" w:rsidRDefault="008D5903" w:rsidP="008D5903">
      <w:pPr>
        <w:pStyle w:val="a8"/>
        <w:ind w:left="57" w:firstLineChars="0" w:firstLine="0"/>
        <w:rPr>
          <w:rFonts w:ascii="Times New Roman" w:eastAsia="宋体" w:hAnsi="Times New Roman" w:cs="Times New Roman"/>
          <w:sz w:val="18"/>
          <w:szCs w:val="24"/>
        </w:rPr>
      </w:pPr>
      <w:r w:rsidRPr="008D5903">
        <w:rPr>
          <w:rFonts w:ascii="Times New Roman" w:eastAsia="宋体" w:hAnsi="Times New Roman" w:cs="Times New Roman" w:hint="eastAsia"/>
          <w:sz w:val="18"/>
          <w:szCs w:val="24"/>
        </w:rPr>
        <w:t>答</w:t>
      </w:r>
      <w:r w:rsidRPr="008D5903">
        <w:rPr>
          <w:rFonts w:ascii="Times New Roman" w:eastAsia="宋体" w:hAnsi="Times New Roman" w:cs="Times New Roman"/>
          <w:sz w:val="18"/>
          <w:szCs w:val="24"/>
        </w:rPr>
        <w:t>：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记录</w:t>
      </w:r>
      <w:r w:rsidRPr="008D5903">
        <w:rPr>
          <w:rFonts w:ascii="Times New Roman" w:eastAsia="宋体" w:hAnsi="Times New Roman" w:cs="Times New Roman"/>
          <w:sz w:val="18"/>
          <w:szCs w:val="24"/>
        </w:rPr>
        <w:t>MAC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_</w:t>
      </w:r>
      <w:r w:rsidR="009B005D">
        <w:rPr>
          <w:rFonts w:ascii="Times New Roman" w:eastAsia="宋体" w:hAnsi="Times New Roman" w:cs="Times New Roman"/>
          <w:sz w:val="18"/>
          <w:szCs w:val="24"/>
        </w:rPr>
        <w:t>S2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和接收</w:t>
      </w:r>
      <w:r w:rsidRPr="008D5903">
        <w:rPr>
          <w:rFonts w:ascii="Times New Roman" w:eastAsia="宋体" w:hAnsi="Times New Roman" w:cs="Times New Roman"/>
          <w:sz w:val="18"/>
          <w:szCs w:val="24"/>
        </w:rPr>
        <w:t>端口号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E0/1</w:t>
      </w:r>
      <w:r w:rsidR="00323F0B">
        <w:rPr>
          <w:rFonts w:ascii="Times New Roman" w:eastAsia="宋体" w:hAnsi="Times New Roman" w:cs="Times New Roman"/>
          <w:sz w:val="18"/>
          <w:szCs w:val="24"/>
        </w:rPr>
        <w:t>3</w:t>
      </w:r>
    </w:p>
    <w:p w:rsid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将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ARP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报文交付给网络层，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对其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表的操作是：</w:t>
      </w:r>
    </w:p>
    <w:p w:rsidR="00361AFC" w:rsidRPr="00015486" w:rsidRDefault="00361AFC" w:rsidP="00361AFC">
      <w:pPr>
        <w:ind w:left="57"/>
        <w:rPr>
          <w:rFonts w:ascii="Times New Roman" w:eastAsia="宋体" w:hAnsi="Times New Roman" w:cs="Times New Roman"/>
          <w:sz w:val="18"/>
          <w:szCs w:val="24"/>
        </w:rPr>
      </w:pPr>
      <w:r>
        <w:rPr>
          <w:rFonts w:ascii="Times New Roman" w:eastAsia="宋体" w:hAnsi="Times New Roman" w:cs="Times New Roman" w:hint="eastAsia"/>
          <w:sz w:val="18"/>
          <w:szCs w:val="24"/>
        </w:rPr>
        <w:t>答：</w:t>
      </w:r>
      <w:r>
        <w:rPr>
          <w:rFonts w:ascii="Times New Roman" w:eastAsia="宋体" w:hAnsi="Times New Roman" w:cs="Times New Roman"/>
          <w:sz w:val="18"/>
          <w:szCs w:val="24"/>
        </w:rPr>
        <w:t>记录</w:t>
      </w:r>
      <w:r>
        <w:rPr>
          <w:rFonts w:ascii="Times New Roman" w:eastAsia="宋体" w:hAnsi="Times New Roman" w:cs="Times New Roman"/>
          <w:sz w:val="18"/>
          <w:szCs w:val="24"/>
        </w:rPr>
        <w:t>IP</w:t>
      </w:r>
      <w:r w:rsidR="001B08F5">
        <w:rPr>
          <w:rFonts w:ascii="Times New Roman" w:eastAsia="宋体" w:hAnsi="Times New Roman" w:cs="Times New Roman"/>
          <w:sz w:val="18"/>
          <w:szCs w:val="24"/>
        </w:rPr>
        <w:t>_PCC</w:t>
      </w:r>
      <w:r>
        <w:rPr>
          <w:rFonts w:ascii="Times New Roman" w:eastAsia="宋体" w:hAnsi="Times New Roman" w:cs="Times New Roman" w:hint="eastAsia"/>
          <w:sz w:val="18"/>
          <w:szCs w:val="24"/>
        </w:rPr>
        <w:t>和</w:t>
      </w:r>
      <w:r w:rsidR="001B08F5">
        <w:rPr>
          <w:rFonts w:ascii="Times New Roman" w:eastAsia="宋体" w:hAnsi="Times New Roman" w:cs="Times New Roman" w:hint="eastAsia"/>
          <w:sz w:val="18"/>
          <w:szCs w:val="24"/>
        </w:rPr>
        <w:t>MAC_PCC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发送的包含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 Reply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报文的数据帧中：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MAC_PCC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 MAC_VLAN 2)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  <w:u w:val="single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(192.168.2.11,192.168.2.1);VLAN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971F82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4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收到数据帧后，对其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地址表的操作是：</w:t>
      </w:r>
    </w:p>
    <w:p w:rsidR="00015486" w:rsidRPr="00165725" w:rsidRDefault="00165725" w:rsidP="00165725">
      <w:pPr>
        <w:pStyle w:val="a8"/>
        <w:ind w:left="57" w:firstLineChars="0" w:firstLine="0"/>
        <w:rPr>
          <w:rFonts w:ascii="Times New Roman" w:eastAsia="宋体" w:hAnsi="Times New Roman" w:cs="Times New Roman"/>
          <w:sz w:val="18"/>
          <w:szCs w:val="24"/>
        </w:rPr>
      </w:pPr>
      <w:r w:rsidRPr="008D5903">
        <w:rPr>
          <w:rFonts w:ascii="Times New Roman" w:eastAsia="宋体" w:hAnsi="Times New Roman" w:cs="Times New Roman" w:hint="eastAsia"/>
          <w:sz w:val="18"/>
          <w:szCs w:val="24"/>
        </w:rPr>
        <w:t>答</w:t>
      </w:r>
      <w:r w:rsidRPr="008D5903">
        <w:rPr>
          <w:rFonts w:ascii="Times New Roman" w:eastAsia="宋体" w:hAnsi="Times New Roman" w:cs="Times New Roman"/>
          <w:sz w:val="18"/>
          <w:szCs w:val="24"/>
        </w:rPr>
        <w:t>：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记录</w:t>
      </w:r>
      <w:r w:rsidRPr="008D5903">
        <w:rPr>
          <w:rFonts w:ascii="Times New Roman" w:eastAsia="宋体" w:hAnsi="Times New Roman" w:cs="Times New Roman"/>
          <w:sz w:val="18"/>
          <w:szCs w:val="24"/>
        </w:rPr>
        <w:t>MAC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_</w:t>
      </w:r>
      <w:r>
        <w:rPr>
          <w:rFonts w:ascii="Times New Roman" w:eastAsia="宋体" w:hAnsi="Times New Roman" w:cs="Times New Roman"/>
          <w:sz w:val="18"/>
          <w:szCs w:val="24"/>
        </w:rPr>
        <w:t>S1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和接收</w:t>
      </w:r>
      <w:r w:rsidRPr="008D5903">
        <w:rPr>
          <w:rFonts w:ascii="Times New Roman" w:eastAsia="宋体" w:hAnsi="Times New Roman" w:cs="Times New Roman"/>
          <w:sz w:val="18"/>
          <w:szCs w:val="24"/>
        </w:rPr>
        <w:t>端口号</w:t>
      </w:r>
      <w:r w:rsidRPr="008D5903">
        <w:rPr>
          <w:rFonts w:ascii="Times New Roman" w:eastAsia="宋体" w:hAnsi="Times New Roman" w:cs="Times New Roman" w:hint="eastAsia"/>
          <w:sz w:val="18"/>
          <w:szCs w:val="24"/>
        </w:rPr>
        <w:t>E0/1</w:t>
      </w:r>
      <w:r>
        <w:rPr>
          <w:rFonts w:ascii="Times New Roman" w:eastAsia="宋体" w:hAnsi="Times New Roman" w:cs="Times New Roman"/>
          <w:sz w:val="18"/>
          <w:szCs w:val="24"/>
        </w:rPr>
        <w:t>3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收到的数据帧后，根据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标签和</w:t>
      </w:r>
      <w:r w:rsidR="00E67154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67154">
        <w:rPr>
          <w:rFonts w:ascii="Times New Roman" w:eastAsia="宋体" w:hAnsi="Times New Roman" w:cs="Times New Roman"/>
          <w:sz w:val="18"/>
          <w:szCs w:val="24"/>
          <w:u w:val="single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表，决定向端口</w:t>
      </w:r>
      <w:r w:rsidR="00783920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A7850">
        <w:rPr>
          <w:rFonts w:ascii="Times New Roman" w:eastAsia="宋体" w:hAnsi="Times New Roman" w:cs="Times New Roman"/>
          <w:sz w:val="18"/>
          <w:szCs w:val="24"/>
          <w:u w:val="single"/>
        </w:rPr>
        <w:t>E0/1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转发该数据帧；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根据端口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D553DE">
        <w:rPr>
          <w:rFonts w:ascii="Times New Roman" w:eastAsia="宋体" w:hAnsi="Times New Roman" w:cs="Times New Roman"/>
          <w:sz w:val="18"/>
          <w:szCs w:val="24"/>
          <w:u w:val="single"/>
        </w:rPr>
        <w:t>E0/13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是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61ADC">
        <w:rPr>
          <w:rFonts w:ascii="Times New Roman" w:eastAsia="宋体" w:hAnsi="Times New Roman" w:cs="Times New Roman"/>
          <w:sz w:val="18"/>
          <w:szCs w:val="24"/>
          <w:u w:val="single"/>
        </w:rPr>
        <w:t>trunk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类型端口，去掉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标签，从端口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D70E7E">
        <w:rPr>
          <w:rFonts w:ascii="Times New Roman" w:eastAsia="宋体" w:hAnsi="Times New Roman" w:cs="Times New Roman"/>
          <w:sz w:val="18"/>
          <w:szCs w:val="24"/>
          <w:u w:val="single"/>
        </w:rPr>
        <w:t>E0/1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转发该帧。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tabs>
          <w:tab w:val="left" w:pos="2760"/>
        </w:tabs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29" type="#_x0000_t75" style="width:254.75pt;height:98.45pt" o:ole="">
            <v:imagedata r:id="rId27" o:title=""/>
          </v:shape>
          <o:OLEObject Type="Embed" ProgID="PBrush" ShapeID="_x0000_i1029" DrawAspect="Content" ObjectID="_1645643004" r:id="rId28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5</w: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0" type="#_x0000_t75" style="width:254.75pt;height:103.9pt" o:ole="">
            <v:imagedata r:id="rId29" o:title=""/>
          </v:shape>
          <o:OLEObject Type="Embed" ProgID="PBrush" ShapeID="_x0000_i1030" DrawAspect="Content" ObjectID="_1645643005" r:id="rId30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6</w:t>
      </w:r>
    </w:p>
    <w:p w:rsidR="00015486" w:rsidRPr="00015486" w:rsidRDefault="00015486" w:rsidP="00015486">
      <w:pPr>
        <w:jc w:val="center"/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1" type="#_x0000_t75" style="width:254.75pt;height:103.9pt" o:ole="">
            <v:imagedata r:id="rId31" o:title=""/>
          </v:shape>
          <o:OLEObject Type="Embed" ProgID="PBrush" ShapeID="_x0000_i1031" DrawAspect="Content" ObjectID="_1645643006" r:id="rId32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7</w:t>
      </w:r>
    </w:p>
    <w:p w:rsidR="00015486" w:rsidRPr="00015486" w:rsidRDefault="00015486" w:rsidP="00015486">
      <w:pPr>
        <w:jc w:val="center"/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2" type="#_x0000_t75" style="width:254.75pt;height:103.9pt" o:ole="">
            <v:imagedata r:id="rId33" o:title=""/>
          </v:shape>
          <o:OLEObject Type="Embed" ProgID="PBrush" ShapeID="_x0000_i1032" DrawAspect="Content" ObjectID="_1645643007" r:id="rId34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8</w:t>
      </w:r>
    </w:p>
    <w:p w:rsidR="00015486" w:rsidRPr="00015486" w:rsidRDefault="00015486" w:rsidP="00015486">
      <w:pPr>
        <w:jc w:val="center"/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3" type="#_x0000_t75" style="width:254.75pt;height:103.9pt" o:ole="">
            <v:imagedata r:id="rId35" o:title=""/>
          </v:shape>
          <o:OLEObject Type="Embed" ProgID="PBrush" ShapeID="_x0000_i1033" DrawAspect="Content" ObjectID="_1645643008" r:id="rId36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9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lastRenderedPageBreak/>
        <w:t>STEP 5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 Reply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报文，更新其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缓存，显示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缓存的命令：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       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显示的内容：</w:t>
      </w:r>
    </w:p>
    <w:p w:rsidR="00015486" w:rsidRPr="00015486" w:rsidRDefault="000D0669" w:rsidP="00015486">
      <w:pPr>
        <w:rPr>
          <w:rFonts w:ascii="Times New Roman" w:eastAsia="宋体" w:hAnsi="Times New Roman" w:cs="Times New Roman"/>
          <w:sz w:val="18"/>
          <w:szCs w:val="24"/>
        </w:rPr>
      </w:pPr>
      <w:r>
        <w:rPr>
          <w:noProof/>
        </w:rPr>
        <w:drawing>
          <wp:inline distT="0" distB="0" distL="0" distR="0" wp14:anchorId="53243250" wp14:editId="2947ABF7">
            <wp:extent cx="1974215" cy="31305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发送的包含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ICMP Echo Request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报文的数据帧中：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CE77E7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9155B">
        <w:rPr>
          <w:rFonts w:ascii="Times New Roman" w:eastAsia="宋体" w:hAnsi="Times New Roman" w:cs="Times New Roman"/>
          <w:sz w:val="18"/>
          <w:szCs w:val="24"/>
          <w:u w:val="single"/>
        </w:rPr>
        <w:t>MAC-</w:t>
      </w:r>
      <w:r w:rsidR="00D25078">
        <w:rPr>
          <w:rFonts w:ascii="Times New Roman" w:eastAsia="宋体" w:hAnsi="Times New Roman" w:cs="Times New Roman"/>
          <w:sz w:val="18"/>
          <w:szCs w:val="24"/>
          <w:u w:val="single"/>
        </w:rPr>
        <w:t>VLAN 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9E2AD0">
        <w:rPr>
          <w:rFonts w:ascii="Times New Roman" w:eastAsia="宋体" w:hAnsi="Times New Roman" w:cs="Times New Roman"/>
          <w:sz w:val="18"/>
          <w:szCs w:val="24"/>
          <w:u w:val="single"/>
        </w:rPr>
        <w:t>MAC-PCC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9E2AD0"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9E2AD0">
        <w:rPr>
          <w:rFonts w:ascii="Times New Roman" w:eastAsia="宋体" w:hAnsi="Times New Roman" w:cs="Times New Roman"/>
          <w:sz w:val="18"/>
          <w:szCs w:val="24"/>
          <w:u w:val="single"/>
        </w:rPr>
        <w:t>192.168.2.11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6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收到数据帧，根据其接收端口，添加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VLAN2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标签；根据目的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，查找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地址表；将数据帧由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B07925">
        <w:rPr>
          <w:rFonts w:ascii="Times New Roman" w:eastAsia="宋体" w:hAnsi="Times New Roman" w:cs="Times New Roman"/>
          <w:sz w:val="18"/>
          <w:szCs w:val="24"/>
          <w:u w:val="single"/>
        </w:rPr>
        <w:t>E0/13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端口转发给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。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转发的数据帧中：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45218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   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="00F32B30" w:rsidRPr="00F32B30">
        <w:rPr>
          <w:rFonts w:ascii="Times New Roman" w:eastAsia="宋体" w:hAnsi="Times New Roman" w:cs="Times New Roman"/>
          <w:sz w:val="18"/>
          <w:szCs w:val="24"/>
          <w:u w:val="single"/>
        </w:rPr>
        <w:t xml:space="preserve"> </w:t>
      </w:r>
      <w:r w:rsidR="00F32B30">
        <w:rPr>
          <w:rFonts w:ascii="Times New Roman" w:eastAsia="宋体" w:hAnsi="Times New Roman" w:cs="Times New Roman"/>
          <w:sz w:val="18"/>
          <w:szCs w:val="24"/>
          <w:u w:val="single"/>
        </w:rPr>
        <w:t>MAC-VLAN 2</w:t>
      </w:r>
      <w:r w:rsidR="00F32B3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32B30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F32B3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32B30">
        <w:rPr>
          <w:rFonts w:ascii="Times New Roman" w:eastAsia="宋体" w:hAnsi="Times New Roman" w:cs="Times New Roman"/>
          <w:sz w:val="18"/>
          <w:szCs w:val="24"/>
          <w:u w:val="single"/>
        </w:rPr>
        <w:t>MAC-PCC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F32B30" w:rsidRPr="00015486" w:rsidRDefault="00F32B30" w:rsidP="00F32B30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192.168.2.11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STEP7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转发的数据帧，交付网络层，根据目的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地址，查路由表，将报文路由到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int vlan 3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，准备通过数据链路层交付给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PCD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但没有查到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PCD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地址，就要发送包含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 Request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报文的数据帧；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 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865DA9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="0012501A" w:rsidRPr="0012501A">
        <w:rPr>
          <w:rFonts w:ascii="Times New Roman" w:eastAsia="宋体" w:hAnsi="Times New Roman" w:cs="Times New Roman"/>
          <w:sz w:val="18"/>
          <w:szCs w:val="24"/>
          <w:u w:val="single"/>
        </w:rPr>
        <w:t xml:space="preserve"> </w:t>
      </w:r>
      <w:r w:rsidR="009D3D22" w:rsidRPr="009D3D22">
        <w:rPr>
          <w:rFonts w:ascii="Times New Roman" w:eastAsia="宋体" w:hAnsi="Times New Roman" w:cs="Times New Roman"/>
          <w:sz w:val="18"/>
          <w:szCs w:val="24"/>
          <w:u w:val="single"/>
        </w:rPr>
        <w:t>ff.ff.ff.ff.ff.ff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12501A">
        <w:rPr>
          <w:rFonts w:ascii="Times New Roman" w:eastAsia="宋体" w:hAnsi="Times New Roman" w:cs="Times New Roman"/>
          <w:sz w:val="18"/>
          <w:szCs w:val="24"/>
          <w:u w:val="single"/>
        </w:rPr>
        <w:t xml:space="preserve">MAC-VLAN </w:t>
      </w:r>
      <w:r w:rsidR="0087369A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="008B3BDB" w:rsidRPr="008B3BDB">
        <w:rPr>
          <w:rFonts w:ascii="Times New Roman" w:eastAsia="宋体" w:hAnsi="Times New Roman" w:cs="Times New Roman"/>
          <w:sz w:val="18"/>
          <w:szCs w:val="24"/>
          <w:u w:val="single"/>
        </w:rPr>
        <w:t xml:space="preserve"> </w:t>
      </w:r>
      <w:r w:rsidR="00802BF2"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30F01">
        <w:rPr>
          <w:rFonts w:ascii="Times New Roman" w:eastAsia="宋体" w:hAnsi="Times New Roman" w:cs="Times New Roman"/>
          <w:sz w:val="18"/>
          <w:szCs w:val="24"/>
          <w:u w:val="single"/>
        </w:rPr>
        <w:t>192.168.</w:t>
      </w:r>
      <w:r w:rsidR="008E3927">
        <w:rPr>
          <w:rFonts w:ascii="Times New Roman" w:eastAsia="宋体" w:hAnsi="Times New Roman" w:cs="Times New Roman"/>
          <w:sz w:val="18"/>
          <w:szCs w:val="24"/>
          <w:u w:val="single"/>
        </w:rPr>
        <w:t>3.1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8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转发的数据帧，根据其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30F01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，向除接收端口外的所有属于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30F01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的端口转发该数据帧；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根据端口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5B2A4F">
        <w:rPr>
          <w:rFonts w:ascii="Times New Roman" w:eastAsia="宋体" w:hAnsi="Times New Roman" w:cs="Times New Roman"/>
          <w:sz w:val="18"/>
          <w:szCs w:val="24"/>
          <w:u w:val="single"/>
        </w:rPr>
        <w:t>E0/13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是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5B2A4F">
        <w:rPr>
          <w:rFonts w:ascii="Times New Roman" w:eastAsia="宋体" w:hAnsi="Times New Roman" w:cs="Times New Roman"/>
          <w:sz w:val="18"/>
          <w:szCs w:val="24"/>
          <w:u w:val="single"/>
        </w:rPr>
        <w:t>trunk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类型端口，去掉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标签，从端口</w:t>
      </w:r>
      <w:r w:rsidR="009A5798" w:rsidRPr="009A5798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5B2A4F">
        <w:rPr>
          <w:rFonts w:ascii="Times New Roman" w:eastAsia="宋体" w:hAnsi="Times New Roman" w:cs="Times New Roman"/>
          <w:sz w:val="18"/>
          <w:szCs w:val="24"/>
          <w:u w:val="single"/>
        </w:rPr>
        <w:t>E0/24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转发该帧。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9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转发的数据帧，更新其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缓存，其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缓存的内容是：</w:t>
      </w:r>
    </w:p>
    <w:p w:rsidR="00015486" w:rsidRPr="00015486" w:rsidRDefault="00004A80" w:rsidP="00015486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B25D150" wp14:editId="1F56C3C8">
            <wp:extent cx="1974215" cy="38775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997"/>
                    <a:stretch/>
                  </pic:blipFill>
                  <pic:spPr bwMode="auto">
                    <a:xfrm>
                      <a:off x="0" y="0"/>
                      <a:ext cx="1974215" cy="38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发送包含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 reply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报文的数据帧中；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506FFE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909FD">
        <w:rPr>
          <w:rFonts w:ascii="Times New Roman" w:eastAsia="宋体" w:hAnsi="Times New Roman" w:cs="Times New Roman"/>
          <w:sz w:val="18"/>
          <w:szCs w:val="24"/>
          <w:u w:val="single"/>
        </w:rPr>
        <w:t xml:space="preserve">MAC-VLAN </w:t>
      </w:r>
      <w:r w:rsidR="005A62AA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909FD">
        <w:rPr>
          <w:rFonts w:ascii="Times New Roman" w:eastAsia="宋体" w:hAnsi="Times New Roman" w:cs="Times New Roman"/>
          <w:sz w:val="18"/>
          <w:szCs w:val="24"/>
          <w:u w:val="single"/>
        </w:rPr>
        <w:t>MAC-PCD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DD4F26">
        <w:rPr>
          <w:rFonts w:ascii="Times New Roman" w:eastAsia="宋体" w:hAnsi="Times New Roman" w:cs="Times New Roman"/>
          <w:sz w:val="18"/>
          <w:szCs w:val="24"/>
          <w:u w:val="single"/>
        </w:rPr>
        <w:t>192.</w:t>
      </w:r>
      <w:r w:rsidR="000501B3">
        <w:rPr>
          <w:rFonts w:ascii="Times New Roman" w:eastAsia="宋体" w:hAnsi="Times New Roman" w:cs="Times New Roman"/>
          <w:sz w:val="18"/>
          <w:szCs w:val="24"/>
          <w:u w:val="single"/>
        </w:rPr>
        <w:t>168.3.1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DD4F26"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4" type="#_x0000_t75" style="width:254.75pt;height:103.9pt" o:ole="">
            <v:imagedata r:id="rId39" o:title=""/>
          </v:shape>
          <o:OLEObject Type="Embed" ProgID="PBrush" ShapeID="_x0000_i1034" DrawAspect="Content" ObjectID="_1645643009" r:id="rId40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10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5" type="#_x0000_t75" style="width:254.75pt;height:103.9pt" o:ole="">
            <v:imagedata r:id="rId41" o:title=""/>
          </v:shape>
          <o:OLEObject Type="Embed" ProgID="PBrush" ShapeID="_x0000_i1035" DrawAspect="Content" ObjectID="_1645643010" r:id="rId42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11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6" type="#_x0000_t75" style="width:254.75pt;height:103.9pt" o:ole="">
            <v:imagedata r:id="rId43" o:title=""/>
          </v:shape>
          <o:OLEObject Type="Embed" ProgID="PBrush" ShapeID="_x0000_i1036" DrawAspect="Content" ObjectID="_1645643011" r:id="rId44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12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7" type="#_x0000_t75" style="width:254.75pt;height:103.9pt" o:ole="">
            <v:imagedata r:id="rId45" o:title=""/>
          </v:shape>
          <o:OLEObject Type="Embed" ProgID="PBrush" ShapeID="_x0000_i1037" DrawAspect="Content" ObjectID="_1645643012" r:id="rId46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13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8" type="#_x0000_t75" style="width:254.75pt;height:103.9pt" o:ole="">
            <v:imagedata r:id="rId47" o:title=""/>
          </v:shape>
          <o:OLEObject Type="Embed" ProgID="PBrush" ShapeID="_x0000_i1038" DrawAspect="Content" ObjectID="_1645643013" r:id="rId48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14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10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收到数据帧，根据其接收端口，添加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4B42C4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的标签；根据目的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，查找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地址表；将数据帧由</w:t>
      </w:r>
    </w:p>
    <w:p w:rsidR="00015486" w:rsidRPr="00015486" w:rsidRDefault="004B42C4" w:rsidP="00015486">
      <w:pPr>
        <w:ind w:left="57"/>
        <w:rPr>
          <w:rFonts w:ascii="Times New Roman" w:eastAsia="宋体" w:hAnsi="Times New Roman" w:cs="Times New Roman"/>
          <w:sz w:val="18"/>
          <w:szCs w:val="24"/>
        </w:rPr>
      </w:pPr>
      <w:r>
        <w:rPr>
          <w:rFonts w:ascii="Times New Roman" w:eastAsia="宋体" w:hAnsi="Times New Roman" w:cs="Times New Roman" w:hint="eastAsia"/>
          <w:sz w:val="18"/>
          <w:szCs w:val="24"/>
          <w:u w:val="single"/>
        </w:rPr>
        <w:t>E0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/13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端口转发给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。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转发的数据帧中：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91E6A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    </w:t>
      </w:r>
    </w:p>
    <w:p w:rsidR="00F91E6A" w:rsidRPr="00F91E6A" w:rsidRDefault="00F91E6A" w:rsidP="00F91E6A">
      <w:pPr>
        <w:pStyle w:val="a8"/>
        <w:ind w:left="57" w:firstLineChars="0" w:firstLine="0"/>
        <w:rPr>
          <w:rFonts w:ascii="Times New Roman" w:eastAsia="宋体" w:hAnsi="Times New Roman" w:cs="Times New Roman"/>
          <w:sz w:val="18"/>
          <w:szCs w:val="24"/>
        </w:rPr>
      </w:pPr>
      <w:r w:rsidRPr="00F91E6A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F91E6A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F91E6A">
        <w:rPr>
          <w:rFonts w:ascii="Times New Roman" w:eastAsia="宋体" w:hAnsi="Times New Roman" w:cs="Times New Roman"/>
          <w:sz w:val="18"/>
          <w:szCs w:val="24"/>
        </w:rPr>
        <w:t>(</w:t>
      </w:r>
      <w:r w:rsidRPr="00F91E6A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91E6A">
        <w:rPr>
          <w:rFonts w:ascii="Times New Roman" w:eastAsia="宋体" w:hAnsi="Times New Roman" w:cs="Times New Roman"/>
          <w:sz w:val="18"/>
          <w:szCs w:val="24"/>
          <w:u w:val="single"/>
        </w:rPr>
        <w:t xml:space="preserve">MAC-VLAN </w:t>
      </w:r>
      <w:r w:rsidR="00D202FC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F91E6A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91E6A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F91E6A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91E6A">
        <w:rPr>
          <w:rFonts w:ascii="Times New Roman" w:eastAsia="宋体" w:hAnsi="Times New Roman" w:cs="Times New Roman"/>
          <w:sz w:val="18"/>
          <w:szCs w:val="24"/>
          <w:u w:val="single"/>
        </w:rPr>
        <w:t>MAC-PCD</w:t>
      </w:r>
      <w:r w:rsidRPr="00F91E6A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91E6A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927B99" w:rsidRPr="00015486" w:rsidRDefault="00927B99" w:rsidP="00927B99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192.168.3.1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11</w:t>
      </w:r>
    </w:p>
    <w:p w:rsidR="00A10E86" w:rsidRPr="00A10E86" w:rsidRDefault="00015486" w:rsidP="00A10E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收到数据帧，提交到网络层，更新其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ARP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表；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对包含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ICMP Echo Request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标签进行替换，由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id=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6453FA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变为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id=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6453FA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。封装的数据帧中：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903978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130F04">
        <w:rPr>
          <w:rFonts w:ascii="Times New Roman" w:eastAsia="宋体" w:hAnsi="Times New Roman" w:cs="Times New Roman"/>
          <w:sz w:val="18"/>
          <w:szCs w:val="24"/>
          <w:u w:val="single"/>
        </w:rPr>
        <w:t>MAC-PCD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130F04">
        <w:rPr>
          <w:rFonts w:ascii="Times New Roman" w:eastAsia="宋体" w:hAnsi="Times New Roman" w:cs="Times New Roman"/>
          <w:sz w:val="18"/>
          <w:szCs w:val="24"/>
          <w:u w:val="single"/>
        </w:rPr>
        <w:t>MAC-VLAN 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F65CFD" w:rsidRPr="00F65CFD" w:rsidRDefault="00F65CFD" w:rsidP="00F65CFD">
      <w:pPr>
        <w:rPr>
          <w:rFonts w:ascii="Times New Roman" w:eastAsia="宋体" w:hAnsi="Times New Roman" w:cs="Times New Roman"/>
          <w:sz w:val="18"/>
          <w:szCs w:val="24"/>
        </w:rPr>
      </w:pPr>
      <w:r w:rsidRPr="00F65CFD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F65CFD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Pr="00F65CFD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Pr="00F65CFD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65CFD">
        <w:rPr>
          <w:rFonts w:ascii="Times New Roman" w:eastAsia="宋体" w:hAnsi="Times New Roman" w:cs="Times New Roman"/>
          <w:sz w:val="18"/>
          <w:szCs w:val="24"/>
          <w:u w:val="single"/>
        </w:rPr>
        <w:t>192.168.3.1</w:t>
      </w:r>
      <w:r>
        <w:rPr>
          <w:rFonts w:ascii="Times New Roman" w:eastAsia="宋体" w:hAnsi="Times New Roman" w:cs="Times New Roman"/>
          <w:sz w:val="18"/>
          <w:szCs w:val="24"/>
          <w:u w:val="single"/>
        </w:rPr>
        <w:t>1</w:t>
      </w:r>
      <w:r w:rsidRPr="00F65CFD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65CFD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Pr="00F65CFD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65CFD">
        <w:rPr>
          <w:rFonts w:ascii="Times New Roman" w:eastAsia="宋体" w:hAnsi="Times New Roman" w:cs="Times New Roman"/>
          <w:sz w:val="18"/>
          <w:szCs w:val="24"/>
          <w:u w:val="single"/>
        </w:rPr>
        <w:t>192.168.3.1</w:t>
      </w:r>
      <w:r w:rsidRPr="00F65CFD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F65CFD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查找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地址表，由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CD01CC">
        <w:rPr>
          <w:rFonts w:ascii="Times New Roman" w:eastAsia="宋体" w:hAnsi="Times New Roman" w:cs="Times New Roman"/>
          <w:sz w:val="18"/>
          <w:szCs w:val="24"/>
          <w:u w:val="single"/>
        </w:rPr>
        <w:t>E0/13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端口发送。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12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转发的数据帧，根据其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和目的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地址，向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FD0AA8">
        <w:rPr>
          <w:rFonts w:ascii="Times New Roman" w:eastAsia="宋体" w:hAnsi="Times New Roman" w:cs="Times New Roman"/>
          <w:sz w:val="18"/>
          <w:szCs w:val="24"/>
          <w:u w:val="single"/>
        </w:rPr>
        <w:t xml:space="preserve">E0/24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端口转发该数据帧；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同时，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根据端口</w:t>
      </w:r>
      <w:r w:rsidR="005620DD">
        <w:rPr>
          <w:rFonts w:ascii="Times New Roman" w:eastAsia="宋体" w:hAnsi="Times New Roman" w:cs="Times New Roman"/>
          <w:sz w:val="18"/>
          <w:szCs w:val="24"/>
          <w:u w:val="single"/>
        </w:rPr>
        <w:t>E0/24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是</w:t>
      </w:r>
      <w:r w:rsidR="005620DD">
        <w:rPr>
          <w:rFonts w:ascii="Times New Roman" w:eastAsia="宋体" w:hAnsi="Times New Roman" w:cs="Times New Roman"/>
          <w:sz w:val="18"/>
          <w:szCs w:val="24"/>
          <w:u w:val="single"/>
        </w:rPr>
        <w:t>trunk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类型端口，去掉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标签，从端口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  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转发该帧。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13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PCD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ICMP Echo Request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报文的数据帧，发送包含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ICMP Echo Reply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报文的数据帧：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16497B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4F43D0"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4F43D0">
        <w:rPr>
          <w:rFonts w:ascii="Times New Roman" w:eastAsia="宋体" w:hAnsi="Times New Roman" w:cs="Times New Roman"/>
          <w:sz w:val="18"/>
          <w:szCs w:val="24"/>
          <w:u w:val="single"/>
        </w:rPr>
        <w:t>MAC-VLAN 3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4F43D0">
        <w:rPr>
          <w:rFonts w:ascii="Times New Roman" w:eastAsia="宋体" w:hAnsi="Times New Roman" w:cs="Times New Roman"/>
          <w:sz w:val="18"/>
          <w:szCs w:val="24"/>
          <w:u w:val="single"/>
        </w:rPr>
        <w:t>MAC-PCD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4F43D0"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E36C9A" w:rsidRDefault="00015486" w:rsidP="00E36C9A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36C9A">
        <w:rPr>
          <w:rFonts w:ascii="Times New Roman" w:eastAsia="宋体" w:hAnsi="Times New Roman" w:cs="Times New Roman"/>
          <w:sz w:val="18"/>
          <w:szCs w:val="24"/>
          <w:u w:val="single"/>
        </w:rPr>
        <w:t>192.168.3.1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36C9A"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36C9A"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C270EC" w:rsidRDefault="00C270EC" w:rsidP="00E36C9A">
      <w:pPr>
        <w:rPr>
          <w:rFonts w:ascii="Times New Roman" w:eastAsia="宋体" w:hAnsi="Times New Roman" w:cs="Times New Roman"/>
          <w:sz w:val="18"/>
          <w:szCs w:val="24"/>
        </w:rPr>
      </w:pP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14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收到数据帧，根据其接收端口，添加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="00A92F45" w:rsidRPr="00A92F45">
        <w:rPr>
          <w:rFonts w:ascii="Times New Roman" w:eastAsia="宋体" w:hAnsi="Times New Roman" w:cs="Times New Roman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235984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的标签；根据目的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，查找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地址表；将数据帧由</w:t>
      </w:r>
    </w:p>
    <w:p w:rsidR="00015486" w:rsidRPr="00015486" w:rsidRDefault="007B7A3A" w:rsidP="007B7A3A">
      <w:pPr>
        <w:rPr>
          <w:rFonts w:ascii="Times New Roman" w:eastAsia="宋体" w:hAnsi="Times New Roman" w:cs="Times New Roman"/>
          <w:sz w:val="18"/>
          <w:szCs w:val="24"/>
        </w:rPr>
      </w:pPr>
      <w:r>
        <w:rPr>
          <w:rFonts w:ascii="Times New Roman" w:eastAsia="宋体" w:hAnsi="Times New Roman" w:cs="Times New Roman"/>
          <w:sz w:val="18"/>
          <w:szCs w:val="24"/>
          <w:u w:val="single"/>
        </w:rPr>
        <w:t xml:space="preserve"> E0/13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端口转发给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="00015486" w:rsidRPr="00015486">
        <w:rPr>
          <w:rFonts w:ascii="Times New Roman" w:eastAsia="宋体" w:hAnsi="Times New Roman" w:cs="Times New Roman" w:hint="eastAsia"/>
          <w:sz w:val="18"/>
          <w:szCs w:val="24"/>
        </w:rPr>
        <w:t>。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转发的数据帧中：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EE1DD6">
        <w:rPr>
          <w:rFonts w:ascii="Times New Roman" w:eastAsia="宋体" w:hAnsi="Times New Roman" w:cs="Times New Roman"/>
          <w:sz w:val="18"/>
          <w:szCs w:val="24"/>
          <w:u w:val="single"/>
        </w:rPr>
        <w:t>3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    </w:t>
      </w:r>
    </w:p>
    <w:p w:rsidR="00A3241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A32416"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A32416">
        <w:rPr>
          <w:rFonts w:ascii="Times New Roman" w:eastAsia="宋体" w:hAnsi="Times New Roman" w:cs="Times New Roman"/>
          <w:sz w:val="18"/>
          <w:szCs w:val="24"/>
          <w:u w:val="single"/>
        </w:rPr>
        <w:t>MAC-VLAN 3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A32416">
        <w:rPr>
          <w:rFonts w:ascii="Times New Roman" w:eastAsia="宋体" w:hAnsi="Times New Roman" w:cs="Times New Roman"/>
          <w:sz w:val="18"/>
          <w:szCs w:val="24"/>
          <w:u w:val="single"/>
        </w:rPr>
        <w:t>MAC-PCD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A32416"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0A1937"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="000A1937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0A1937">
        <w:rPr>
          <w:rFonts w:ascii="Times New Roman" w:eastAsia="宋体" w:hAnsi="Times New Roman" w:cs="Times New Roman"/>
          <w:sz w:val="18"/>
          <w:szCs w:val="24"/>
          <w:u w:val="single"/>
        </w:rPr>
        <w:t>192.168.3.1</w:t>
      </w:r>
      <w:r w:rsidR="000A1937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0A1937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0A1937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0A1937">
        <w:rPr>
          <w:rFonts w:ascii="Times New Roman" w:eastAsia="宋体" w:hAnsi="Times New Roman" w:cs="Times New Roman"/>
          <w:sz w:val="18"/>
          <w:szCs w:val="24"/>
          <w:u w:val="single"/>
        </w:rPr>
        <w:t>192.168.3.11</w:t>
      </w:r>
      <w:r w:rsidR="000E4978">
        <w:rPr>
          <w:rFonts w:ascii="Times New Roman" w:eastAsia="宋体" w:hAnsi="Times New Roman" w:cs="Times New Roman"/>
          <w:sz w:val="18"/>
          <w:szCs w:val="24"/>
          <w:u w:val="single"/>
        </w:rPr>
        <w:t xml:space="preserve"> 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39" type="#_x0000_t75" style="width:254.75pt;height:103.9pt" o:ole="">
            <v:imagedata r:id="rId49" o:title=""/>
          </v:shape>
          <o:OLEObject Type="Embed" ProgID="PBrush" ShapeID="_x0000_i1039" DrawAspect="Content" ObjectID="_1645643014" r:id="rId50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15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/>
          <w:szCs w:val="24"/>
        </w:rPr>
        <w:object w:dxaOrig="12808" w:dyaOrig="5221">
          <v:shape id="_x0000_i1040" type="#_x0000_t75" style="width:254.75pt;height:103.9pt" o:ole="">
            <v:imagedata r:id="rId51" o:title=""/>
          </v:shape>
          <o:OLEObject Type="Embed" ProgID="PBrush" ShapeID="_x0000_i1040" DrawAspect="Content" ObjectID="_1645643015" r:id="rId52"/>
        </w:object>
      </w:r>
    </w:p>
    <w:p w:rsidR="00015486" w:rsidRPr="00015486" w:rsidRDefault="00015486" w:rsidP="00015486">
      <w:pPr>
        <w:tabs>
          <w:tab w:val="left" w:pos="2760"/>
        </w:tabs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16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lastRenderedPageBreak/>
        <w:t>STEP 15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转发的数据帧，交付网络层，根据目的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地址，查路由表，将报文路由到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int vlan2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，准备通过数据链路层交付给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查找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PCC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地址，替换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标签，封装并发送数据帧；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＝</w:t>
      </w:r>
      <w:r w:rsidR="008A309E">
        <w:rPr>
          <w:rFonts w:ascii="Times New Roman" w:eastAsia="宋体" w:hAnsi="Times New Roman" w:cs="Times New Roman"/>
          <w:sz w:val="18"/>
          <w:szCs w:val="24"/>
          <w:u w:val="single"/>
        </w:rPr>
        <w:t>2</w:t>
      </w:r>
      <w:r w:rsidR="008A309E" w:rsidRPr="008A309E">
        <w:rPr>
          <w:rFonts w:ascii="Times New Roman" w:eastAsia="宋体" w:hAnsi="Times New Roman" w:cs="Times New Roman"/>
          <w:szCs w:val="24"/>
          <w:u w:val="single"/>
        </w:rPr>
        <w:t xml:space="preserve"> 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6F6D94" w:rsidRPr="00015486">
        <w:rPr>
          <w:rFonts w:ascii="Times New Roman" w:eastAsia="宋体" w:hAnsi="Times New Roman" w:cs="Times New Roman"/>
          <w:sz w:val="18"/>
          <w:szCs w:val="24"/>
        </w:rPr>
        <w:t>(</w:t>
      </w:r>
      <w:r w:rsidR="006F6D94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6F6D94">
        <w:rPr>
          <w:rFonts w:ascii="Times New Roman" w:eastAsia="宋体" w:hAnsi="Times New Roman" w:cs="Times New Roman"/>
          <w:sz w:val="18"/>
          <w:szCs w:val="24"/>
          <w:u w:val="single"/>
        </w:rPr>
        <w:t>MAC-PCC</w:t>
      </w:r>
      <w:r w:rsidR="006F6D94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6F6D94">
        <w:rPr>
          <w:rFonts w:ascii="Times New Roman" w:eastAsia="宋体" w:hAnsi="Times New Roman" w:cs="Times New Roman"/>
          <w:sz w:val="18"/>
          <w:szCs w:val="24"/>
          <w:u w:val="single"/>
        </w:rPr>
        <w:t>MAC-VLAN 2</w:t>
      </w:r>
      <w:r w:rsidR="006F6D94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6F6D94"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rPr>
          <w:rFonts w:ascii="Times New Roman" w:eastAsia="宋体" w:hAnsi="Times New Roman" w:cs="Times New Roman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IP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：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</w:rPr>
        <w:t>(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BA5815">
        <w:rPr>
          <w:rFonts w:ascii="Times New Roman" w:eastAsia="宋体" w:hAnsi="Times New Roman" w:cs="Times New Roman"/>
          <w:sz w:val="18"/>
          <w:szCs w:val="24"/>
          <w:u w:val="single"/>
        </w:rPr>
        <w:t>192.</w:t>
      </w:r>
      <w:r w:rsidR="008A309E">
        <w:rPr>
          <w:rFonts w:ascii="Times New Roman" w:eastAsia="宋体" w:hAnsi="Times New Roman" w:cs="Times New Roman"/>
          <w:sz w:val="18"/>
          <w:szCs w:val="24"/>
          <w:u w:val="single"/>
        </w:rPr>
        <w:t>168.2</w:t>
      </w:r>
      <w:r w:rsidR="00BA5815">
        <w:rPr>
          <w:rFonts w:ascii="Times New Roman" w:eastAsia="宋体" w:hAnsi="Times New Roman" w:cs="Times New Roman"/>
          <w:sz w:val="18"/>
          <w:szCs w:val="24"/>
          <w:u w:val="single"/>
        </w:rPr>
        <w:t>.1</w:t>
      </w:r>
      <w:r w:rsidR="008A309E">
        <w:rPr>
          <w:rFonts w:ascii="Times New Roman" w:eastAsia="宋体" w:hAnsi="Times New Roman" w:cs="Times New Roman"/>
          <w:sz w:val="18"/>
          <w:szCs w:val="24"/>
          <w:u w:val="single"/>
        </w:rPr>
        <w:t>1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</w:rPr>
        <w:t>，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BA5815">
        <w:rPr>
          <w:rFonts w:ascii="Times New Roman" w:eastAsia="宋体" w:hAnsi="Times New Roman" w:cs="Times New Roman"/>
          <w:sz w:val="18"/>
          <w:szCs w:val="24"/>
          <w:u w:val="single"/>
        </w:rPr>
        <w:t>192.168</w:t>
      </w:r>
      <w:r w:rsidR="008A309E">
        <w:rPr>
          <w:rFonts w:ascii="Times New Roman" w:eastAsia="宋体" w:hAnsi="Times New Roman" w:cs="Times New Roman"/>
          <w:sz w:val="18"/>
          <w:szCs w:val="24"/>
          <w:u w:val="single"/>
        </w:rPr>
        <w:t>.2</w:t>
      </w:r>
      <w:r w:rsidR="00BA5815">
        <w:rPr>
          <w:rFonts w:ascii="Times New Roman" w:eastAsia="宋体" w:hAnsi="Times New Roman" w:cs="Times New Roman"/>
          <w:sz w:val="18"/>
          <w:szCs w:val="24"/>
          <w:u w:val="single"/>
        </w:rPr>
        <w:t xml:space="preserve">.1 </w:t>
      </w:r>
      <w:r w:rsidR="00BA5815" w:rsidRPr="00015486">
        <w:rPr>
          <w:rFonts w:ascii="Times New Roman" w:eastAsia="宋体" w:hAnsi="Times New Roman" w:cs="Times New Roman" w:hint="eastAsia"/>
          <w:sz w:val="18"/>
          <w:szCs w:val="24"/>
        </w:rPr>
        <w:t>)</w:t>
      </w:r>
    </w:p>
    <w:p w:rsidR="00015486" w:rsidRPr="00015486" w:rsidRDefault="00015486" w:rsidP="00015486">
      <w:pPr>
        <w:keepNext/>
        <w:outlineLvl w:val="5"/>
        <w:rPr>
          <w:rFonts w:ascii="Times New Roman" w:eastAsia="宋体" w:hAnsi="Times New Roman" w:cs="Times New Roman"/>
          <w:b/>
          <w:bCs/>
          <w:szCs w:val="24"/>
        </w:rPr>
      </w:pPr>
      <w:r w:rsidRPr="00015486">
        <w:rPr>
          <w:rFonts w:ascii="Times New Roman" w:eastAsia="宋体" w:hAnsi="Times New Roman" w:cs="Times New Roman" w:hint="eastAsia"/>
          <w:b/>
          <w:bCs/>
          <w:szCs w:val="24"/>
        </w:rPr>
        <w:t>STEP 16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 w:val="18"/>
          <w:szCs w:val="24"/>
        </w:r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收到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转发的数据帧，根据其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 id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和目的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MAC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地址，向</w:t>
      </w:r>
      <w:r w:rsidRPr="00015486">
        <w:rPr>
          <w:rFonts w:ascii="Times New Roman" w:eastAsia="宋体" w:hAnsi="Times New Roman" w:cs="Times New Roman" w:hint="eastAsia"/>
          <w:sz w:val="18"/>
          <w:szCs w:val="24"/>
          <w:u w:val="single"/>
        </w:rPr>
        <w:t xml:space="preserve"> </w:t>
      </w:r>
      <w:r w:rsidR="00C276CD">
        <w:rPr>
          <w:rFonts w:ascii="Times New Roman" w:eastAsia="宋体" w:hAnsi="Times New Roman" w:cs="Times New Roman"/>
          <w:sz w:val="18"/>
          <w:szCs w:val="24"/>
          <w:u w:val="single"/>
        </w:rPr>
        <w:t>E0/1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端口转发该数据帧；</w:t>
      </w:r>
    </w:p>
    <w:p w:rsidR="00015486" w:rsidRPr="00015486" w:rsidRDefault="00015486" w:rsidP="00015486">
      <w:pPr>
        <w:numPr>
          <w:ilvl w:val="0"/>
          <w:numId w:val="3"/>
        </w:numPr>
        <w:rPr>
          <w:rFonts w:ascii="Times New Roman" w:eastAsia="宋体" w:hAnsi="Times New Roman" w:cs="Times New Roman"/>
          <w:szCs w:val="24"/>
        </w:rPr>
        <w:sectPr w:rsidR="00015486" w:rsidRPr="00015486" w:rsidSect="003F1324">
          <w:type w:val="continuous"/>
          <w:pgSz w:w="11906" w:h="16838" w:code="9"/>
          <w:pgMar w:top="1440" w:right="1361" w:bottom="1440" w:left="1418" w:header="851" w:footer="992" w:gutter="397"/>
          <w:cols w:num="2" w:space="425" w:equalWidth="0">
            <w:col w:w="5194" w:space="425"/>
            <w:col w:w="3109"/>
          </w:cols>
          <w:docGrid w:type="lines" w:linePitch="312"/>
        </w:sectPr>
      </w:pPr>
      <w:r w:rsidRPr="00015486">
        <w:rPr>
          <w:rFonts w:ascii="Times New Roman" w:eastAsia="宋体" w:hAnsi="Times New Roman" w:cs="Times New Roman" w:hint="eastAsia"/>
          <w:sz w:val="18"/>
          <w:szCs w:val="24"/>
        </w:rPr>
        <w:t>同时，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S2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根据端口</w:t>
      </w:r>
      <w:r w:rsidR="00947E27">
        <w:rPr>
          <w:rFonts w:ascii="Times New Roman" w:eastAsia="宋体" w:hAnsi="Times New Roman" w:cs="Times New Roman"/>
          <w:sz w:val="18"/>
          <w:szCs w:val="24"/>
          <w:u w:val="single"/>
        </w:rPr>
        <w:t>E0/13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是</w:t>
      </w:r>
      <w:r w:rsidR="00947E27">
        <w:rPr>
          <w:rFonts w:ascii="Times New Roman" w:eastAsia="宋体" w:hAnsi="Times New Roman" w:cs="Times New Roman"/>
          <w:sz w:val="18"/>
          <w:szCs w:val="24"/>
          <w:u w:val="single"/>
        </w:rPr>
        <w:t>trunk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类型端口，去掉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VLAN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标签，从端口</w:t>
      </w:r>
      <w:r w:rsidR="00257327">
        <w:rPr>
          <w:rFonts w:ascii="Times New Roman" w:eastAsia="宋体" w:hAnsi="Times New Roman" w:cs="Times New Roman"/>
          <w:sz w:val="18"/>
          <w:szCs w:val="24"/>
          <w:u w:val="single"/>
        </w:rPr>
        <w:t>E0/1</w:t>
      </w:r>
      <w:r w:rsidRPr="00015486">
        <w:rPr>
          <w:rFonts w:ascii="Times New Roman" w:eastAsia="宋体" w:hAnsi="Times New Roman" w:cs="Times New Roman" w:hint="eastAsia"/>
          <w:sz w:val="18"/>
          <w:szCs w:val="24"/>
        </w:rPr>
        <w:t>转发该帧。</w:t>
      </w:r>
    </w:p>
    <w:p w:rsidR="00015486" w:rsidRDefault="00015486" w:rsidP="00015486">
      <w:pPr>
        <w:keepNext/>
        <w:keepLines/>
        <w:spacing w:before="340" w:after="330" w:line="578" w:lineRule="auto"/>
        <w:outlineLvl w:val="0"/>
      </w:pPr>
      <w:r w:rsidRPr="009532A3">
        <w:rPr>
          <w:rFonts w:hint="eastAsia"/>
        </w:rPr>
        <w:lastRenderedPageBreak/>
        <w:t>这样，</w:t>
      </w:r>
      <w:r w:rsidRPr="009532A3">
        <w:rPr>
          <w:rFonts w:hint="eastAsia"/>
        </w:rPr>
        <w:t>PCC</w:t>
      </w:r>
      <w:r w:rsidRPr="009532A3">
        <w:rPr>
          <w:rFonts w:hint="eastAsia"/>
        </w:rPr>
        <w:t>收到</w:t>
      </w:r>
      <w:r w:rsidRPr="009532A3">
        <w:rPr>
          <w:rFonts w:hint="eastAsia"/>
        </w:rPr>
        <w:t>S2</w:t>
      </w:r>
      <w:r w:rsidRPr="009532A3">
        <w:rPr>
          <w:rFonts w:hint="eastAsia"/>
        </w:rPr>
        <w:t>转发的包含</w:t>
      </w:r>
      <w:r w:rsidRPr="009532A3">
        <w:rPr>
          <w:rFonts w:hint="eastAsia"/>
        </w:rPr>
        <w:t>ICMP Echo Reply</w:t>
      </w:r>
      <w:r w:rsidRPr="009532A3">
        <w:rPr>
          <w:rFonts w:hint="eastAsia"/>
        </w:rPr>
        <w:t>报文的数据帧。第一轮</w:t>
      </w:r>
      <w:r w:rsidRPr="009532A3">
        <w:rPr>
          <w:rFonts w:hint="eastAsia"/>
        </w:rPr>
        <w:t>ICMP</w:t>
      </w:r>
      <w:r w:rsidRPr="009532A3">
        <w:rPr>
          <w:rFonts w:hint="eastAsia"/>
        </w:rPr>
        <w:t>询问和应答过程结束。</w:t>
      </w:r>
    </w:p>
    <w:p w:rsidR="005406C4" w:rsidRPr="00015486" w:rsidRDefault="005406C4" w:rsidP="00015486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sectPr w:rsidR="005406C4" w:rsidRPr="00015486" w:rsidSect="003F1324">
          <w:type w:val="continuous"/>
          <w:pgSz w:w="11906" w:h="16838" w:code="9"/>
          <w:pgMar w:top="1440" w:right="1361" w:bottom="1440" w:left="1418" w:header="851" w:footer="992" w:gutter="397"/>
          <w:cols w:num="2" w:space="425" w:equalWidth="0">
            <w:col w:w="5194" w:space="425"/>
            <w:col w:w="3109"/>
          </w:cols>
          <w:docGrid w:type="lines" w:linePitch="312"/>
        </w:sectPr>
      </w:pPr>
    </w:p>
    <w:p w:rsidR="00697C71" w:rsidRDefault="00697C71" w:rsidP="00697C71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lastRenderedPageBreak/>
        <w:t>根据</w:t>
      </w:r>
      <w:r w:rsidRPr="00917D70">
        <w:rPr>
          <w:rFonts w:ascii="宋体" w:hAnsi="宋体"/>
        </w:rPr>
        <w:t>R1</w:t>
      </w:r>
      <w:r w:rsidRPr="00917D70">
        <w:rPr>
          <w:rFonts w:ascii="宋体" w:hAnsi="宋体" w:hint="eastAsia"/>
        </w:rPr>
        <w:t>上的</w:t>
      </w:r>
      <w:r w:rsidRPr="00917D70">
        <w:rPr>
          <w:rFonts w:ascii="宋体" w:hAnsi="宋体"/>
        </w:rPr>
        <w:t>debug</w:t>
      </w:r>
      <w:r w:rsidRPr="00917D70">
        <w:rPr>
          <w:rFonts w:ascii="宋体" w:hAnsi="宋体" w:hint="eastAsia"/>
        </w:rPr>
        <w:t>显示信息，画出</w:t>
      </w:r>
      <w:r w:rsidRPr="00917D70">
        <w:rPr>
          <w:rFonts w:ascii="宋体" w:hAnsi="宋体"/>
        </w:rPr>
        <w:t>LCP</w:t>
      </w:r>
      <w:r w:rsidRPr="00917D70">
        <w:rPr>
          <w:rFonts w:ascii="宋体" w:hAnsi="宋体" w:hint="eastAsia"/>
        </w:rPr>
        <w:t>协议在协商过程中的状态转移图（事件驱动、状态转移）。</w:t>
      </w:r>
    </w:p>
    <w:p w:rsidR="00F64DA5" w:rsidRDefault="00F64DA5" w:rsidP="00F64DA5">
      <w:pPr>
        <w:rPr>
          <w:rFonts w:ascii="宋体" w:hAnsi="宋体" w:hint="eastAsia"/>
        </w:rPr>
      </w:pPr>
      <w:r>
        <w:rPr>
          <w:rFonts w:ascii="宋体" w:hAnsi="宋体" w:hint="eastAsia"/>
        </w:rPr>
        <w:t>PPP协议</w:t>
      </w:r>
      <w:r>
        <w:rPr>
          <w:rFonts w:ascii="宋体" w:hAnsi="宋体"/>
        </w:rPr>
        <w:t>实验</w:t>
      </w:r>
      <w:r>
        <w:rPr>
          <w:rFonts w:ascii="宋体" w:hAnsi="宋体" w:hint="eastAsia"/>
        </w:rPr>
        <w:t>课后进行</w:t>
      </w:r>
      <w:r>
        <w:rPr>
          <w:rFonts w:ascii="宋体" w:hAnsi="宋体"/>
        </w:rPr>
        <w:t>：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5"/>
        <w:gridCol w:w="4145"/>
      </w:tblGrid>
      <w:tr w:rsidR="00F64DA5" w:rsidRPr="00F64DA5" w:rsidTr="00F64DA5">
        <w:trPr>
          <w:trHeight w:val="600"/>
          <w:tblCellSpacing w:w="0" w:type="dxa"/>
        </w:trPr>
        <w:tc>
          <w:tcPr>
            <w:tcW w:w="2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64DA5" w:rsidRPr="00F64DA5" w:rsidRDefault="00F64DA5" w:rsidP="00F64DA5">
            <w:pPr>
              <w:widowControl/>
              <w:jc w:val="righ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  <w:t>实验时间：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vAlign w:val="center"/>
            <w:hideMark/>
          </w:tcPr>
          <w:p w:rsidR="00F64DA5" w:rsidRPr="00F64DA5" w:rsidRDefault="00F64DA5" w:rsidP="00F64DA5">
            <w:pPr>
              <w:widowControl/>
              <w:jc w:val="left"/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  <w:bdr w:val="none" w:sz="0" w:space="0" w:color="auto" w:frame="1"/>
              </w:rPr>
              <w:t>2020-03-13 20:00-22:00</w:t>
            </w:r>
          </w:p>
        </w:tc>
      </w:tr>
      <w:tr w:rsidR="00F64DA5" w:rsidRPr="00F64DA5" w:rsidTr="00F64DA5">
        <w:trPr>
          <w:trHeight w:val="600"/>
          <w:tblCellSpacing w:w="0" w:type="dxa"/>
        </w:trPr>
        <w:tc>
          <w:tcPr>
            <w:tcW w:w="2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64DA5" w:rsidRPr="00F64DA5" w:rsidRDefault="00F64DA5" w:rsidP="00F64DA5">
            <w:pPr>
              <w:widowControl/>
              <w:jc w:val="right"/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  <w:t>登录IP:端口：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vAlign w:val="center"/>
            <w:hideMark/>
          </w:tcPr>
          <w:p w:rsidR="00F64DA5" w:rsidRPr="00F64DA5" w:rsidRDefault="00F64DA5" w:rsidP="00F64DA5">
            <w:pPr>
              <w:widowControl/>
              <w:jc w:val="left"/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  <w:bdr w:val="none" w:sz="0" w:space="0" w:color="auto" w:frame="1"/>
              </w:rPr>
              <w:t>219.224.166.16:444</w:t>
            </w:r>
          </w:p>
        </w:tc>
      </w:tr>
      <w:tr w:rsidR="00F64DA5" w:rsidRPr="00F64DA5" w:rsidTr="00F64DA5">
        <w:trPr>
          <w:trHeight w:val="600"/>
          <w:tblCellSpacing w:w="0" w:type="dxa"/>
        </w:trPr>
        <w:tc>
          <w:tcPr>
            <w:tcW w:w="2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64DA5" w:rsidRPr="00F64DA5" w:rsidRDefault="00F64DA5" w:rsidP="00F64DA5">
            <w:pPr>
              <w:widowControl/>
              <w:jc w:val="right"/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  <w:t>登录账号 (密码)：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vAlign w:val="center"/>
            <w:hideMark/>
          </w:tcPr>
          <w:p w:rsidR="00F64DA5" w:rsidRPr="00F64DA5" w:rsidRDefault="00F64DA5" w:rsidP="00F64DA5">
            <w:pPr>
              <w:widowControl/>
              <w:jc w:val="left"/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</w:rPr>
            </w:pPr>
            <w:r w:rsidRPr="00F64DA5">
              <w:rPr>
                <w:rFonts w:ascii="微软雅黑" w:eastAsia="微软雅黑" w:hAnsi="微软雅黑" w:cs="宋体" w:hint="eastAsia"/>
                <w:color w:val="666666"/>
                <w:kern w:val="0"/>
                <w:szCs w:val="21"/>
                <w:bdr w:val="none" w:sz="0" w:space="0" w:color="auto" w:frame="1"/>
              </w:rPr>
              <w:t>vms6-g10-132022(hwtu)</w:t>
            </w:r>
          </w:p>
        </w:tc>
      </w:tr>
    </w:tbl>
    <w:p w:rsidR="00D60CC6" w:rsidRDefault="00D60CC6" w:rsidP="00D60CC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0D72046" wp14:editId="5305F243">
            <wp:extent cx="5274310" cy="3559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60" w:rsidRDefault="00915BCF" w:rsidP="00D60CC6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254235FC" wp14:editId="6875A6EB">
            <wp:extent cx="5274310" cy="3526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71" w:rsidRDefault="00142D50" w:rsidP="00697C71">
      <w:r>
        <w:rPr>
          <w:noProof/>
        </w:rPr>
        <w:drawing>
          <wp:inline distT="0" distB="0" distL="0" distR="0" wp14:anchorId="383B5CB3" wp14:editId="337492ED">
            <wp:extent cx="5274310" cy="335661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71" w:rsidRDefault="00697C71" w:rsidP="00697C71"/>
    <w:p w:rsidR="00697C71" w:rsidRDefault="00697C71" w:rsidP="00697C71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根据</w:t>
      </w:r>
      <w:r w:rsidRPr="00917D70">
        <w:rPr>
          <w:rFonts w:ascii="宋体" w:hAnsi="宋体"/>
        </w:rPr>
        <w:t>debug</w:t>
      </w:r>
      <w:r w:rsidRPr="00917D70">
        <w:rPr>
          <w:rFonts w:ascii="宋体" w:hAnsi="宋体" w:hint="eastAsia"/>
        </w:rPr>
        <w:t>显示信息，画出</w:t>
      </w:r>
      <w:r w:rsidRPr="00917D70">
        <w:rPr>
          <w:rFonts w:ascii="宋体" w:hAnsi="宋体"/>
        </w:rPr>
        <w:t>PPP</w:t>
      </w:r>
      <w:r w:rsidRPr="00917D70">
        <w:rPr>
          <w:rFonts w:ascii="宋体" w:hAnsi="宋体" w:hint="eastAsia"/>
        </w:rPr>
        <w:t>协议</w:t>
      </w:r>
      <w:r w:rsidRPr="00917D70">
        <w:rPr>
          <w:rFonts w:ascii="宋体" w:hAnsi="宋体"/>
        </w:rPr>
        <w:t>PAP</w:t>
      </w:r>
      <w:r w:rsidRPr="00917D70">
        <w:rPr>
          <w:rFonts w:ascii="宋体" w:hAnsi="宋体" w:hint="eastAsia"/>
        </w:rPr>
        <w:t>验证过程的状态转移图。</w:t>
      </w:r>
    </w:p>
    <w:p w:rsidR="00122BCE" w:rsidRDefault="00122BCE" w:rsidP="00122BCE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2C29F6F" wp14:editId="79C70956">
            <wp:extent cx="5274259" cy="2592705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6774"/>
                    <a:stretch/>
                  </pic:blipFill>
                  <pic:spPr bwMode="auto">
                    <a:xfrm>
                      <a:off x="0" y="0"/>
                      <a:ext cx="5274310" cy="25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B3C" w:rsidRPr="00EF2AD5" w:rsidRDefault="00621B3C" w:rsidP="00122BCE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425A7D8C" wp14:editId="114F7D98">
            <wp:extent cx="5274142" cy="1487282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5316" b="43250"/>
                    <a:stretch/>
                  </pic:blipFill>
                  <pic:spPr bwMode="auto">
                    <a:xfrm>
                      <a:off x="0" y="0"/>
                      <a:ext cx="5274310" cy="148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71" w:rsidRDefault="00BA12E7" w:rsidP="00697C71">
      <w:pPr>
        <w:rPr>
          <w:noProof/>
        </w:rPr>
      </w:pPr>
      <w:r>
        <w:rPr>
          <w:noProof/>
        </w:rPr>
        <w:drawing>
          <wp:inline distT="0" distB="0" distL="0" distR="0" wp14:anchorId="64621C53" wp14:editId="7C5659FB">
            <wp:extent cx="3664800" cy="2055600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1" w:rsidRDefault="00D41C91" w:rsidP="00697C71">
      <w:pPr>
        <w:rPr>
          <w:rFonts w:hint="eastAsia"/>
        </w:rPr>
      </w:pPr>
    </w:p>
    <w:p w:rsidR="00697C71" w:rsidRPr="00EF2AD5" w:rsidRDefault="00697C71" w:rsidP="00697C71">
      <w:pPr>
        <w:numPr>
          <w:ilvl w:val="0"/>
          <w:numId w:val="1"/>
        </w:numPr>
        <w:rPr>
          <w:rFonts w:ascii="宋体" w:hAnsi="宋体"/>
        </w:rPr>
      </w:pPr>
      <w:r w:rsidRPr="00917D70">
        <w:rPr>
          <w:rFonts w:ascii="宋体" w:hAnsi="宋体" w:hint="eastAsia"/>
        </w:rPr>
        <w:t>根据</w:t>
      </w:r>
      <w:r w:rsidRPr="00917D70">
        <w:rPr>
          <w:rFonts w:ascii="宋体" w:hAnsi="宋体"/>
        </w:rPr>
        <w:t>debug</w:t>
      </w:r>
      <w:r w:rsidRPr="00917D70">
        <w:rPr>
          <w:rFonts w:ascii="宋体" w:hAnsi="宋体" w:hint="eastAsia"/>
        </w:rPr>
        <w:t>显示信息，画出</w:t>
      </w:r>
      <w:r w:rsidRPr="00917D70">
        <w:rPr>
          <w:rFonts w:ascii="宋体" w:hAnsi="宋体"/>
        </w:rPr>
        <w:t>PPP</w:t>
      </w:r>
      <w:r w:rsidRPr="00917D70">
        <w:rPr>
          <w:rFonts w:ascii="宋体" w:hAnsi="宋体" w:hint="eastAsia"/>
        </w:rPr>
        <w:t>协议的</w:t>
      </w:r>
      <w:r w:rsidRPr="00917D70">
        <w:rPr>
          <w:rFonts w:ascii="宋体" w:hAnsi="宋体"/>
        </w:rPr>
        <w:t>CHAP</w:t>
      </w:r>
      <w:r w:rsidRPr="00917D70">
        <w:rPr>
          <w:rFonts w:ascii="宋体" w:hAnsi="宋体" w:hint="eastAsia"/>
        </w:rPr>
        <w:t>验证的状态转移图。</w:t>
      </w:r>
      <w:r w:rsidRPr="00697C71">
        <w:rPr>
          <w:rFonts w:ascii="宋体" w:hAnsi="宋体" w:hint="eastAsia"/>
          <w:b/>
        </w:rPr>
        <w:t>（选做）</w:t>
      </w:r>
    </w:p>
    <w:p w:rsidR="00AA230D" w:rsidRDefault="00047B58" w:rsidP="00015486">
      <w:pPr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2E088EB8" wp14:editId="38371D50">
            <wp:extent cx="5274310" cy="3374021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4383"/>
                    <a:stretch/>
                  </pic:blipFill>
                  <pic:spPr bwMode="auto">
                    <a:xfrm>
                      <a:off x="0" y="0"/>
                      <a:ext cx="5274310" cy="337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71" w:rsidRDefault="00AA230D" w:rsidP="00015486">
      <w:pPr>
        <w:rPr>
          <w:b/>
          <w:lang w:val="pt-BR"/>
        </w:rPr>
      </w:pPr>
      <w:r>
        <w:rPr>
          <w:noProof/>
        </w:rPr>
        <w:drawing>
          <wp:inline distT="0" distB="0" distL="0" distR="0" wp14:anchorId="2F83DEE6" wp14:editId="0C812666">
            <wp:extent cx="5274310" cy="3012858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3608"/>
                    <a:stretch/>
                  </pic:blipFill>
                  <pic:spPr bwMode="auto">
                    <a:xfrm>
                      <a:off x="0" y="0"/>
                      <a:ext cx="5274310" cy="301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30D" w:rsidRDefault="00AA230D" w:rsidP="00015486">
      <w:pPr>
        <w:rPr>
          <w:b/>
          <w:lang w:val="pt-BR"/>
        </w:rPr>
      </w:pPr>
      <w:r>
        <w:rPr>
          <w:noProof/>
        </w:rPr>
        <w:drawing>
          <wp:inline distT="0" distB="0" distL="0" distR="0" wp14:anchorId="0CBA8298" wp14:editId="138D68EC">
            <wp:extent cx="5274310" cy="20180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B" w:rsidRDefault="00A07321" w:rsidP="00015486">
      <w:pPr>
        <w:rPr>
          <w:rFonts w:hint="eastAsia"/>
          <w:b/>
          <w:lang w:val="pt-BR"/>
        </w:rPr>
      </w:pPr>
      <w:bookmarkStart w:id="20" w:name="_GoBack"/>
      <w:r>
        <w:rPr>
          <w:noProof/>
        </w:rPr>
        <w:lastRenderedPageBreak/>
        <w:drawing>
          <wp:inline distT="0" distB="0" distL="0" distR="0" wp14:anchorId="5BC0B5B4" wp14:editId="315A73FB">
            <wp:extent cx="3553200" cy="2059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697C71" w:rsidRDefault="00697C71" w:rsidP="00015486">
      <w:pPr>
        <w:rPr>
          <w:b/>
          <w:lang w:val="pt-BR"/>
        </w:rPr>
      </w:pPr>
    </w:p>
    <w:p w:rsidR="00015486" w:rsidRPr="003526B4" w:rsidRDefault="00015486" w:rsidP="00015486">
      <w:pPr>
        <w:rPr>
          <w:rFonts w:ascii="宋体" w:hAnsi="宋体"/>
          <w:b/>
        </w:rPr>
      </w:pPr>
      <w:r w:rsidRPr="003526B4">
        <w:rPr>
          <w:rFonts w:hint="eastAsia"/>
          <w:b/>
          <w:lang w:val="pt-BR"/>
        </w:rPr>
        <w:t>实验</w:t>
      </w:r>
      <w:r w:rsidRPr="003526B4">
        <w:rPr>
          <w:rFonts w:hint="eastAsia"/>
          <w:b/>
          <w:lang w:val="pt-BR"/>
        </w:rPr>
        <w:t xml:space="preserve">6 </w:t>
      </w:r>
      <w:r w:rsidRPr="003526B4">
        <w:rPr>
          <w:rFonts w:hint="eastAsia"/>
          <w:b/>
          <w:lang w:val="pt-BR"/>
        </w:rPr>
        <w:t>第二节</w:t>
      </w:r>
      <w:r w:rsidRPr="003526B4">
        <w:rPr>
          <w:rFonts w:hint="eastAsia"/>
          <w:b/>
          <w:lang w:val="pt-BR"/>
        </w:rPr>
        <w:t xml:space="preserve"> </w:t>
      </w:r>
      <w:r w:rsidRPr="003526B4">
        <w:rPr>
          <w:rFonts w:hint="eastAsia"/>
          <w:b/>
          <w:lang w:val="pt-BR"/>
        </w:rPr>
        <w:t>静态路由</w:t>
      </w:r>
      <w:r w:rsidRPr="003526B4">
        <w:rPr>
          <w:b/>
          <w:lang w:val="pt-BR"/>
        </w:rPr>
        <w:t>和默认路由配置</w:t>
      </w:r>
      <w:r w:rsidRPr="003526B4">
        <w:rPr>
          <w:rFonts w:hint="eastAsia"/>
          <w:b/>
          <w:lang w:val="pt-BR"/>
        </w:rPr>
        <w:t>实验</w:t>
      </w:r>
    </w:p>
    <w:p w:rsidR="00015486" w:rsidRDefault="00015486" w:rsidP="00A00B2B">
      <w:pPr>
        <w:numPr>
          <w:ilvl w:val="0"/>
          <w:numId w:val="1"/>
        </w:numPr>
        <w:rPr>
          <w:rFonts w:ascii="宋体" w:hAnsi="宋体"/>
        </w:rPr>
      </w:pPr>
      <w:r w:rsidRPr="00A00B2B">
        <w:rPr>
          <w:rFonts w:ascii="宋体" w:hAnsi="宋体" w:hint="eastAsia"/>
        </w:rPr>
        <w:t>在R1上ping各台计算机，看是否能够ping通？通过在R1上查看路由表，分析其原因？</w:t>
      </w:r>
    </w:p>
    <w:p w:rsidR="004F7112" w:rsidRPr="00A00B2B" w:rsidRDefault="004F7112" w:rsidP="004F711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1841BE3" wp14:editId="49FE0142">
            <wp:extent cx="5274310" cy="2416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6" w:rsidRPr="00F707AD" w:rsidRDefault="003F1324" w:rsidP="00015486">
      <w:r>
        <w:rPr>
          <w:rFonts w:hint="eastAsia"/>
        </w:rPr>
        <w:t>答</w:t>
      </w:r>
      <w:r>
        <w:t>：不能。</w:t>
      </w:r>
      <w:r>
        <w:t>R1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各台计算机</w:t>
      </w:r>
      <w:r>
        <w:t>的</w:t>
      </w:r>
      <w:r>
        <w:t>IP</w:t>
      </w:r>
      <w:r>
        <w:t>地址查找路由表</w:t>
      </w:r>
      <w:r>
        <w:rPr>
          <w:rFonts w:hint="eastAsia"/>
        </w:rPr>
        <w:t>，</w:t>
      </w:r>
      <w:r>
        <w:t>而在找不到路由表</w:t>
      </w:r>
      <w:r>
        <w:rPr>
          <w:rFonts w:hint="eastAsia"/>
        </w:rPr>
        <w:t>项时</w:t>
      </w:r>
      <w:r>
        <w:t>会使用</w:t>
      </w:r>
      <w:r>
        <w:rPr>
          <w:rFonts w:hint="eastAsia"/>
        </w:rPr>
        <w:t>默认</w:t>
      </w:r>
      <w:r>
        <w:t>路由。</w:t>
      </w:r>
      <w:r w:rsidR="00F2155A">
        <w:rPr>
          <w:rFonts w:hint="eastAsia"/>
        </w:rPr>
        <w:t>而</w:t>
      </w:r>
      <w:r w:rsidR="00F2155A">
        <w:t>默认路由</w:t>
      </w:r>
      <w:r w:rsidR="00F2155A">
        <w:rPr>
          <w:rFonts w:hint="eastAsia"/>
        </w:rPr>
        <w:t>0.0.0.0/32</w:t>
      </w:r>
      <w:r w:rsidR="00F2155A">
        <w:rPr>
          <w:rFonts w:hint="eastAsia"/>
        </w:rPr>
        <w:t>的接口是</w:t>
      </w:r>
      <w:r w:rsidR="00F2155A">
        <w:rPr>
          <w:rFonts w:hint="eastAsia"/>
        </w:rPr>
        <w:t>InLoop0</w:t>
      </w:r>
      <w:r w:rsidR="00F2155A">
        <w:rPr>
          <w:rFonts w:hint="eastAsia"/>
        </w:rPr>
        <w:t>，</w:t>
      </w:r>
      <w:r w:rsidR="00F2155A">
        <w:t>无法</w:t>
      </w:r>
      <w:r w:rsidR="00F2155A">
        <w:rPr>
          <w:rFonts w:hint="eastAsia"/>
        </w:rPr>
        <w:t>到达</w:t>
      </w:r>
      <w:r w:rsidR="00F2155A">
        <w:t>各台计算机。</w:t>
      </w:r>
    </w:p>
    <w:p w:rsidR="00015486" w:rsidRDefault="00015486" w:rsidP="00015486"/>
    <w:p w:rsidR="00015486" w:rsidRPr="00A00B2B" w:rsidRDefault="00015486" w:rsidP="00A00B2B">
      <w:pPr>
        <w:numPr>
          <w:ilvl w:val="0"/>
          <w:numId w:val="1"/>
        </w:numPr>
        <w:rPr>
          <w:rFonts w:ascii="宋体" w:hAnsi="宋体"/>
        </w:rPr>
      </w:pPr>
      <w:r w:rsidRPr="00A00B2B">
        <w:rPr>
          <w:rFonts w:ascii="宋体" w:hAnsi="宋体" w:hint="eastAsia"/>
        </w:rPr>
        <w:t>配置完静态路由后，R1是否能够ping 通各台计算机？请说明这条路由项的含义。</w:t>
      </w:r>
    </w:p>
    <w:p w:rsidR="00015486" w:rsidRDefault="00B85373" w:rsidP="00015486">
      <w:r>
        <w:rPr>
          <w:noProof/>
        </w:rPr>
        <w:drawing>
          <wp:inline distT="0" distB="0" distL="0" distR="0" wp14:anchorId="3D468328" wp14:editId="03C1D5F4">
            <wp:extent cx="5274310" cy="2410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86" w:rsidRDefault="00B85373" w:rsidP="00015486">
      <w:r>
        <w:rPr>
          <w:rFonts w:hint="eastAsia"/>
        </w:rPr>
        <w:lastRenderedPageBreak/>
        <w:t>答</w:t>
      </w:r>
      <w:r>
        <w:t>：</w:t>
      </w:r>
      <w:r>
        <w:rPr>
          <w:rFonts w:hint="eastAsia"/>
        </w:rPr>
        <w:t>可以。因为</w:t>
      </w:r>
      <w:r>
        <w:t>四台计算机属于</w:t>
      </w:r>
      <w:r>
        <w:rPr>
          <w:rFonts w:hint="eastAsia"/>
        </w:rPr>
        <w:t>192.168.2.0</w:t>
      </w:r>
      <w:r>
        <w:rPr>
          <w:rFonts w:hint="eastAsia"/>
        </w:rPr>
        <w:t>网段</w:t>
      </w:r>
      <w:r>
        <w:t>，查找路由表后会经由</w:t>
      </w:r>
      <w:r>
        <w:t>GE0/0</w:t>
      </w:r>
      <w:r>
        <w:rPr>
          <w:rFonts w:hint="eastAsia"/>
        </w:rPr>
        <w:t>接口以</w:t>
      </w:r>
      <w:r>
        <w:rPr>
          <w:rFonts w:hint="eastAsia"/>
        </w:rPr>
        <w:t>192.168.1.1</w:t>
      </w:r>
      <w:r>
        <w:rPr>
          <w:rFonts w:hint="eastAsia"/>
        </w:rPr>
        <w:t>作为</w:t>
      </w:r>
      <w:r>
        <w:t>下一跳。</w:t>
      </w:r>
    </w:p>
    <w:p w:rsidR="00B85373" w:rsidRDefault="00B85373" w:rsidP="00015486"/>
    <w:p w:rsidR="00015486" w:rsidRPr="00A00B2B" w:rsidRDefault="00015486" w:rsidP="00A00B2B">
      <w:pPr>
        <w:numPr>
          <w:ilvl w:val="0"/>
          <w:numId w:val="1"/>
        </w:numPr>
        <w:rPr>
          <w:rFonts w:ascii="宋体" w:hAnsi="宋体"/>
        </w:rPr>
      </w:pPr>
      <w:r w:rsidRPr="00A00B2B">
        <w:rPr>
          <w:rFonts w:ascii="宋体" w:hAnsi="宋体" w:hint="eastAsia"/>
        </w:rPr>
        <w:t>在配置默认路由后，观察R1的路由表，说明和步骤一的路由表有什么不同，R1是否能够ping通各台计算机。为什么称之为缺省路由？</w:t>
      </w:r>
    </w:p>
    <w:p w:rsidR="00015486" w:rsidRDefault="009E711E" w:rsidP="00015486">
      <w:pPr>
        <w:rPr>
          <w:lang w:val="pt-BR"/>
        </w:rPr>
      </w:pPr>
      <w:r>
        <w:rPr>
          <w:noProof/>
        </w:rPr>
        <w:drawing>
          <wp:inline distT="0" distB="0" distL="0" distR="0" wp14:anchorId="676E3F02" wp14:editId="500CF113">
            <wp:extent cx="5274310" cy="2679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1E" w:rsidRDefault="009E711E" w:rsidP="00015486">
      <w:pPr>
        <w:rPr>
          <w:lang w:val="pt-BR"/>
        </w:rPr>
      </w:pPr>
      <w:r>
        <w:rPr>
          <w:rFonts w:hint="eastAsia"/>
          <w:lang w:val="pt-BR"/>
        </w:rPr>
        <w:t>答</w:t>
      </w:r>
      <w:r>
        <w:rPr>
          <w:lang w:val="pt-BR"/>
        </w:rPr>
        <w:t>：</w:t>
      </w:r>
      <w:r>
        <w:rPr>
          <w:rFonts w:hint="eastAsia"/>
          <w:lang w:val="pt-BR"/>
        </w:rPr>
        <w:t>和步骤</w:t>
      </w:r>
      <w:r>
        <w:rPr>
          <w:lang w:val="pt-BR"/>
        </w:rPr>
        <w:t>一</w:t>
      </w:r>
      <w:r>
        <w:rPr>
          <w:rFonts w:hint="eastAsia"/>
          <w:lang w:val="pt-BR"/>
        </w:rPr>
        <w:t>中</w:t>
      </w:r>
      <w:r>
        <w:rPr>
          <w:rFonts w:hint="eastAsia"/>
          <w:lang w:val="pt-BR"/>
        </w:rPr>
        <w:t>0.0.0.0/0</w:t>
      </w:r>
      <w:r>
        <w:rPr>
          <w:rFonts w:hint="eastAsia"/>
          <w:lang w:val="pt-BR"/>
        </w:rPr>
        <w:t>的</w:t>
      </w:r>
      <w:r>
        <w:rPr>
          <w:rFonts w:hint="eastAsia"/>
          <w:lang w:val="pt-BR"/>
        </w:rPr>
        <w:t>NextHop</w:t>
      </w:r>
      <w:r>
        <w:rPr>
          <w:rFonts w:hint="eastAsia"/>
          <w:lang w:val="pt-BR"/>
        </w:rPr>
        <w:t>变为</w:t>
      </w:r>
      <w:r>
        <w:rPr>
          <w:rFonts w:hint="eastAsia"/>
          <w:lang w:val="pt-BR"/>
        </w:rPr>
        <w:t>192.168.1.1</w:t>
      </w:r>
      <w:r>
        <w:rPr>
          <w:rFonts w:hint="eastAsia"/>
          <w:lang w:val="pt-BR"/>
        </w:rPr>
        <w:t>，</w:t>
      </w:r>
      <w:r>
        <w:rPr>
          <w:lang w:val="pt-BR"/>
        </w:rPr>
        <w:t>且</w:t>
      </w:r>
      <w:r>
        <w:rPr>
          <w:rFonts w:hint="eastAsia"/>
          <w:lang w:val="pt-BR"/>
        </w:rPr>
        <w:t>Interface</w:t>
      </w:r>
      <w:r>
        <w:rPr>
          <w:rFonts w:hint="eastAsia"/>
          <w:lang w:val="pt-BR"/>
        </w:rPr>
        <w:t>变为</w:t>
      </w:r>
      <w:r>
        <w:rPr>
          <w:rFonts w:hint="eastAsia"/>
          <w:lang w:val="pt-BR"/>
        </w:rPr>
        <w:t>GE0/0</w:t>
      </w:r>
      <w:r>
        <w:rPr>
          <w:rFonts w:hint="eastAsia"/>
          <w:lang w:val="pt-BR"/>
        </w:rPr>
        <w:t>。</w:t>
      </w:r>
    </w:p>
    <w:p w:rsidR="009E711E" w:rsidRDefault="009E711E" w:rsidP="00015486">
      <w:pPr>
        <w:rPr>
          <w:lang w:val="pt-BR"/>
        </w:rPr>
      </w:pPr>
      <w:r>
        <w:rPr>
          <w:rFonts w:hint="eastAsia"/>
          <w:lang w:val="pt-BR"/>
        </w:rPr>
        <w:t>能</w:t>
      </w:r>
      <w:r>
        <w:rPr>
          <w:rFonts w:hint="eastAsia"/>
          <w:lang w:val="pt-BR"/>
        </w:rPr>
        <w:t>Ping</w:t>
      </w:r>
      <w:r>
        <w:rPr>
          <w:lang w:val="pt-BR"/>
        </w:rPr>
        <w:t>通</w:t>
      </w:r>
      <w:r>
        <w:rPr>
          <w:rFonts w:hint="eastAsia"/>
          <w:lang w:val="pt-BR"/>
        </w:rPr>
        <w:t>。</w:t>
      </w:r>
    </w:p>
    <w:p w:rsidR="009E711E" w:rsidRDefault="009E711E" w:rsidP="00015486">
      <w:pPr>
        <w:rPr>
          <w:lang w:val="pt-BR"/>
        </w:rPr>
      </w:pPr>
      <w:r>
        <w:rPr>
          <w:rFonts w:hint="eastAsia"/>
          <w:lang w:val="pt-BR"/>
        </w:rPr>
        <w:t>因为</w:t>
      </w:r>
      <w:r>
        <w:rPr>
          <w:lang w:val="pt-BR"/>
        </w:rPr>
        <w:t>所有没有在路由表中找到的地址都会</w:t>
      </w:r>
      <w:r>
        <w:rPr>
          <w:rFonts w:hint="eastAsia"/>
          <w:lang w:val="pt-BR"/>
        </w:rPr>
        <w:t>使用</w:t>
      </w:r>
      <w:r>
        <w:rPr>
          <w:lang w:val="pt-BR"/>
        </w:rPr>
        <w:t>缺省路由表项，由</w:t>
      </w:r>
      <w:r>
        <w:rPr>
          <w:lang w:val="pt-BR"/>
        </w:rPr>
        <w:t>GE0/0</w:t>
      </w:r>
      <w:r>
        <w:rPr>
          <w:rFonts w:hint="eastAsia"/>
          <w:lang w:val="pt-BR"/>
        </w:rPr>
        <w:t>口</w:t>
      </w:r>
      <w:r>
        <w:rPr>
          <w:lang w:val="pt-BR"/>
        </w:rPr>
        <w:t>向</w:t>
      </w:r>
      <w:r>
        <w:rPr>
          <w:rFonts w:hint="eastAsia"/>
          <w:lang w:val="pt-BR"/>
        </w:rPr>
        <w:t>192.168.1.1</w:t>
      </w:r>
      <w:r>
        <w:rPr>
          <w:rFonts w:hint="eastAsia"/>
          <w:lang w:val="pt-BR"/>
        </w:rPr>
        <w:t>跳转</w:t>
      </w:r>
      <w:r>
        <w:rPr>
          <w:lang w:val="pt-BR"/>
        </w:rPr>
        <w:t>。</w:t>
      </w:r>
    </w:p>
    <w:p w:rsidR="00015486" w:rsidRDefault="00015486" w:rsidP="00015486">
      <w:pPr>
        <w:rPr>
          <w:lang w:val="pt-BR"/>
        </w:rPr>
      </w:pPr>
    </w:p>
    <w:p w:rsidR="00015486" w:rsidRPr="00A00B2B" w:rsidRDefault="00015486" w:rsidP="00A00B2B">
      <w:pPr>
        <w:numPr>
          <w:ilvl w:val="0"/>
          <w:numId w:val="1"/>
        </w:numPr>
        <w:rPr>
          <w:rFonts w:ascii="宋体" w:hAnsi="宋体"/>
        </w:rPr>
      </w:pPr>
      <w:r w:rsidRPr="00A00B2B">
        <w:rPr>
          <w:rFonts w:ascii="宋体" w:hAnsi="宋体" w:hint="eastAsia"/>
        </w:rPr>
        <w:t>设计型实验</w:t>
      </w:r>
    </w:p>
    <w:p w:rsidR="00015486" w:rsidRPr="009532A3" w:rsidRDefault="00015486" w:rsidP="00015486">
      <w:pPr>
        <w:ind w:firstLine="435"/>
      </w:pPr>
      <w:r w:rsidRPr="00F707AD">
        <w:rPr>
          <w:rFonts w:hint="eastAsia"/>
        </w:rPr>
        <w:t>如图，某公司要建设公司网络，从网络服务商处租用了一个</w:t>
      </w:r>
      <w:r w:rsidRPr="001066DE">
        <w:rPr>
          <w:rFonts w:hint="eastAsia"/>
        </w:rPr>
        <w:t>C</w:t>
      </w:r>
      <w:r w:rsidRPr="001066DE">
        <w:rPr>
          <w:rFonts w:hint="eastAsia"/>
        </w:rPr>
        <w:t>类地址</w:t>
      </w:r>
      <w:r w:rsidRPr="00DB3396">
        <w:t>202.108.100.</w:t>
      </w:r>
      <w:r w:rsidRPr="00DB3396">
        <w:rPr>
          <w:rFonts w:hint="eastAsia"/>
        </w:rPr>
        <w:t>*/24</w:t>
      </w:r>
      <w:r w:rsidRPr="006A53D1">
        <w:rPr>
          <w:rFonts w:hint="eastAsia"/>
        </w:rPr>
        <w:t>，接网络服务商路由器的地址如图所示，请给出设计方案，满足如下要求：</w:t>
      </w:r>
    </w:p>
    <w:p w:rsidR="00015486" w:rsidRPr="009532A3" w:rsidRDefault="00015486" w:rsidP="00015486">
      <w:pPr>
        <w:numPr>
          <w:ilvl w:val="0"/>
          <w:numId w:val="5"/>
        </w:numPr>
      </w:pPr>
      <w:r w:rsidRPr="009532A3">
        <w:rPr>
          <w:rFonts w:hint="eastAsia"/>
        </w:rPr>
        <w:t>网络划分子网数越多越好，但每个子网的主机数大于</w:t>
      </w:r>
      <w:r w:rsidRPr="009532A3">
        <w:rPr>
          <w:rFonts w:hint="eastAsia"/>
        </w:rPr>
        <w:t>15</w:t>
      </w:r>
      <w:r w:rsidRPr="009532A3">
        <w:rPr>
          <w:rFonts w:hint="eastAsia"/>
        </w:rPr>
        <w:t>台；</w:t>
      </w:r>
    </w:p>
    <w:p w:rsidR="00015486" w:rsidRPr="009532A3" w:rsidRDefault="00015486" w:rsidP="00015486">
      <w:pPr>
        <w:numPr>
          <w:ilvl w:val="0"/>
          <w:numId w:val="5"/>
        </w:numPr>
      </w:pPr>
      <w:r w:rsidRPr="009532A3">
        <w:rPr>
          <w:rFonts w:hint="eastAsia"/>
        </w:rPr>
        <w:t>所有用户都能上网，即要求所有主机都能</w:t>
      </w:r>
      <w:r w:rsidRPr="009532A3">
        <w:rPr>
          <w:rFonts w:hint="eastAsia"/>
        </w:rPr>
        <w:t>ping</w:t>
      </w:r>
      <w:r w:rsidRPr="009532A3">
        <w:rPr>
          <w:rFonts w:hint="eastAsia"/>
        </w:rPr>
        <w:t>通网络服务商路由器的</w:t>
      </w:r>
      <w:r>
        <w:rPr>
          <w:rFonts w:hint="eastAsia"/>
        </w:rPr>
        <w:t>E0/0</w:t>
      </w:r>
      <w:r w:rsidRPr="009532A3">
        <w:rPr>
          <w:rFonts w:hint="eastAsia"/>
        </w:rPr>
        <w:t>口。</w:t>
      </w:r>
    </w:p>
    <w:p w:rsidR="002C3D11" w:rsidRDefault="002C3D11" w:rsidP="00015486">
      <w:pPr>
        <w:ind w:left="435"/>
      </w:pPr>
      <w:r>
        <w:rPr>
          <w:rFonts w:hint="eastAsia"/>
        </w:rPr>
        <w:t>说明：</w:t>
      </w:r>
      <w:r w:rsidR="00015486" w:rsidRPr="009532A3">
        <w:rPr>
          <w:rFonts w:hint="eastAsia"/>
        </w:rPr>
        <w:t>如图所示，</w:t>
      </w:r>
      <w:r>
        <w:rPr>
          <w:rFonts w:hint="eastAsia"/>
        </w:rPr>
        <w:t>模拟两个子网（第一个，最后一个），因为交换机不够，最后一个子网的主机直接接到三层交换机的相应端口。</w:t>
      </w:r>
    </w:p>
    <w:p w:rsidR="00015486" w:rsidRDefault="002C3D11" w:rsidP="00015486">
      <w:pPr>
        <w:ind w:left="435"/>
      </w:pPr>
      <w:r w:rsidRPr="009532A3">
        <w:rPr>
          <w:rFonts w:hint="eastAsia"/>
        </w:rPr>
        <w:t>提示：</w:t>
      </w:r>
      <w:r w:rsidR="00015486" w:rsidRPr="009532A3">
        <w:rPr>
          <w:rFonts w:hint="eastAsia"/>
        </w:rPr>
        <w:t>划分好子网后，在路由器和三层交换机上要配置静态路由。</w:t>
      </w:r>
    </w:p>
    <w:p w:rsidR="002C3D11" w:rsidRPr="009532A3" w:rsidRDefault="002C3D11" w:rsidP="00015486">
      <w:pPr>
        <w:ind w:left="435"/>
      </w:pPr>
    </w:p>
    <w:p w:rsidR="00015486" w:rsidRPr="00EF2296" w:rsidRDefault="002C3D11" w:rsidP="00015486">
      <w:pPr>
        <w:jc w:val="center"/>
        <w:rPr>
          <w:rFonts w:ascii="楷体_GB2312" w:eastAsia="楷体_GB2312"/>
          <w:b/>
        </w:rPr>
      </w:pPr>
      <w:r>
        <w:rPr>
          <w:rFonts w:ascii="楷体_GB2312" w:eastAsia="楷体_GB2312"/>
          <w:b/>
          <w:noProof/>
        </w:rPr>
        <w:lastRenderedPageBreak/>
        <w:drawing>
          <wp:inline distT="0" distB="0" distL="0" distR="0" wp14:anchorId="24091ADD">
            <wp:extent cx="3743085" cy="24766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06" cy="248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EAB" w:rsidRDefault="0058535F">
      <w:r>
        <w:rPr>
          <w:rFonts w:hint="eastAsia"/>
        </w:rPr>
        <w:t>答</w:t>
      </w:r>
      <w:r>
        <w:t>：</w:t>
      </w:r>
      <w:r>
        <w:rPr>
          <w:rFonts w:hint="eastAsia"/>
        </w:rPr>
        <w:t>每个</w:t>
      </w:r>
      <w:r>
        <w:t>子网</w:t>
      </w:r>
      <w:r>
        <w:rPr>
          <w:rFonts w:hint="eastAsia"/>
        </w:rPr>
        <w:t>主机数大于</w:t>
      </w:r>
      <w:r>
        <w:rPr>
          <w:rFonts w:hint="eastAsia"/>
        </w:rPr>
        <w:t>15</w:t>
      </w:r>
      <w:r>
        <w:rPr>
          <w:rFonts w:hint="eastAsia"/>
        </w:rPr>
        <w:t>台</w:t>
      </w:r>
      <w:r>
        <w:t>，则</w:t>
      </w:r>
      <w:r>
        <w:t>IP</w:t>
      </w:r>
      <w:r>
        <w:t>数大于</w:t>
      </w:r>
      <w:r>
        <w:rPr>
          <w:rFonts w:hint="eastAsia"/>
        </w:rPr>
        <w:t>17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每个</w:t>
      </w:r>
      <w:r>
        <w:t>子网</w:t>
      </w:r>
      <w:r>
        <w:rPr>
          <w:rFonts w:hint="eastAsia"/>
        </w:rPr>
        <w:t>至少</w:t>
      </w:r>
      <w:r>
        <w:t>需要</w:t>
      </w:r>
      <w:r>
        <w:rPr>
          <w:rFonts w:hint="eastAsia"/>
        </w:rPr>
        <w:t>5</w:t>
      </w:r>
      <w:r>
        <w:rPr>
          <w:rFonts w:hint="eastAsia"/>
        </w:rPr>
        <w:t>位。</w:t>
      </w:r>
      <w:r>
        <w:t>子网数</w:t>
      </w:r>
      <w:r>
        <w:rPr>
          <w:rFonts w:hint="eastAsia"/>
        </w:rPr>
        <w:t>越多越好</w:t>
      </w:r>
      <w:r>
        <w:t>则</w:t>
      </w:r>
      <w:r>
        <w:rPr>
          <w:rFonts w:hint="eastAsia"/>
        </w:rPr>
        <w:t>每个</w:t>
      </w:r>
      <w:r>
        <w:t>子网主机位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，</w:t>
      </w:r>
      <w:r>
        <w:rPr>
          <w:rFonts w:hint="eastAsia"/>
        </w:rPr>
        <w:t>网络位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。</w:t>
      </w:r>
    </w:p>
    <w:p w:rsidR="003F1324" w:rsidRDefault="003F1324">
      <w:r>
        <w:rPr>
          <w:rFonts w:hint="eastAsia"/>
        </w:rPr>
        <w:t>第一个</w:t>
      </w:r>
      <w:r>
        <w:t>子网：</w:t>
      </w:r>
      <w:r>
        <w:rPr>
          <w:rFonts w:hint="eastAsia"/>
        </w:rPr>
        <w:t>202.108.100.</w:t>
      </w:r>
      <w:r w:rsidR="0042396D">
        <w:t>0</w:t>
      </w:r>
      <w:r w:rsidR="0042396D">
        <w:rPr>
          <w:rFonts w:hint="eastAsia"/>
        </w:rPr>
        <w:t>/27</w:t>
      </w:r>
    </w:p>
    <w:p w:rsidR="0042396D" w:rsidRDefault="0042396D">
      <w:r>
        <w:rPr>
          <w:rFonts w:hint="eastAsia"/>
        </w:rPr>
        <w:t>最后一个</w:t>
      </w:r>
      <w:r>
        <w:t>子网</w:t>
      </w:r>
      <w:r>
        <w:rPr>
          <w:rFonts w:hint="eastAsia"/>
        </w:rPr>
        <w:t>：</w:t>
      </w:r>
      <w:r>
        <w:rPr>
          <w:rFonts w:hint="eastAsia"/>
        </w:rPr>
        <w:t>202.108.100.224/27</w:t>
      </w:r>
    </w:p>
    <w:p w:rsidR="001E48A6" w:rsidRDefault="001E48A6">
      <w:r>
        <w:rPr>
          <w:rFonts w:hint="eastAsia"/>
        </w:rPr>
        <w:t>配置路由器：</w:t>
      </w:r>
    </w:p>
    <w:p w:rsidR="001E48A6" w:rsidRDefault="001E48A6">
      <w:r>
        <w:t>i</w:t>
      </w:r>
      <w:r>
        <w:rPr>
          <w:rFonts w:hint="eastAsia"/>
        </w:rPr>
        <w:t>p</w:t>
      </w:r>
      <w:r>
        <w:t xml:space="preserve"> addr 211.100.217.192 255.255.255.0</w:t>
      </w:r>
    </w:p>
    <w:p w:rsidR="001E48A6" w:rsidRDefault="001E48A6">
      <w:r>
        <w:t>ip route-static 202.108.100.0 255.255.255.224 211.100.217.193</w:t>
      </w:r>
    </w:p>
    <w:p w:rsidR="001E48A6" w:rsidRDefault="001E48A6">
      <w:r>
        <w:t>…</w:t>
      </w:r>
    </w:p>
    <w:p w:rsidR="001E48A6" w:rsidRPr="00C42EAB" w:rsidRDefault="001E48A6" w:rsidP="001E48A6">
      <w:r>
        <w:t>ip route-static 202.108.100.224 255.255.255.224 211.100.217.193</w:t>
      </w:r>
    </w:p>
    <w:p w:rsidR="001E48A6" w:rsidRDefault="00325617">
      <w:r>
        <w:rPr>
          <w:rFonts w:hint="eastAsia"/>
        </w:rPr>
        <w:t>配置</w:t>
      </w:r>
      <w:r>
        <w:t>交换机</w:t>
      </w:r>
      <w:r>
        <w:rPr>
          <w:rFonts w:hint="eastAsia"/>
        </w:rPr>
        <w:t>：</w:t>
      </w:r>
    </w:p>
    <w:p w:rsidR="00325617" w:rsidRDefault="00325617">
      <w:r>
        <w:t>i</w:t>
      </w:r>
      <w:r>
        <w:rPr>
          <w:rFonts w:hint="eastAsia"/>
        </w:rPr>
        <w:t xml:space="preserve">nterface </w:t>
      </w:r>
      <w:r>
        <w:t>VLAN 9</w:t>
      </w:r>
    </w:p>
    <w:p w:rsidR="00325617" w:rsidRPr="00C42EAB" w:rsidRDefault="00325617">
      <w:r>
        <w:t>ip addr 202.108.100.225 255.255.255.224</w:t>
      </w:r>
    </w:p>
    <w:sectPr w:rsidR="00325617" w:rsidRPr="00C42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972" w:rsidRDefault="004A3972" w:rsidP="00C42EAB">
      <w:r>
        <w:separator/>
      </w:r>
    </w:p>
  </w:endnote>
  <w:endnote w:type="continuationSeparator" w:id="0">
    <w:p w:rsidR="004A3972" w:rsidRDefault="004A3972" w:rsidP="00C42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324" w:rsidRDefault="003F1324" w:rsidP="003F1324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</w:rPr>
      <w:t>2</w:t>
    </w:r>
    <w:r>
      <w:rPr>
        <w:rStyle w:val="a7"/>
      </w:rPr>
      <w:fldChar w:fldCharType="end"/>
    </w:r>
  </w:p>
  <w:p w:rsidR="003F1324" w:rsidRDefault="003F1324">
    <w:pPr>
      <w:pStyle w:val="a6"/>
    </w:pPr>
  </w:p>
  <w:p w:rsidR="003F1324" w:rsidRDefault="003F1324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324" w:rsidRDefault="003F1324" w:rsidP="003F1324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97087">
      <w:rPr>
        <w:rStyle w:val="a7"/>
        <w:noProof/>
      </w:rPr>
      <w:t>9</w:t>
    </w:r>
    <w:r>
      <w:rPr>
        <w:rStyle w:val="a7"/>
      </w:rPr>
      <w:fldChar w:fldCharType="end"/>
    </w:r>
  </w:p>
  <w:p w:rsidR="003F1324" w:rsidRDefault="003F1324">
    <w:pPr>
      <w:pStyle w:val="a6"/>
      <w:tabs>
        <w:tab w:val="left" w:pos="7948"/>
      </w:tabs>
      <w:ind w:right="360"/>
    </w:pPr>
  </w:p>
  <w:p w:rsidR="003F1324" w:rsidRDefault="003F1324">
    <w:pPr>
      <w:ind w:firstLine="4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972" w:rsidRDefault="004A3972" w:rsidP="00C42EAB">
      <w:r>
        <w:separator/>
      </w:r>
    </w:p>
  </w:footnote>
  <w:footnote w:type="continuationSeparator" w:id="0">
    <w:p w:rsidR="004A3972" w:rsidRDefault="004A3972" w:rsidP="00C42E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324" w:rsidRDefault="003F1324">
    <w:pPr>
      <w:pStyle w:val="a5"/>
    </w:pPr>
    <w:r>
      <w:rPr>
        <w:rFonts w:hint="eastAsia"/>
      </w:rPr>
      <w:t>实验报告</w:t>
    </w:r>
    <w:r w:rsidR="004A3972">
      <w:pict>
        <v:rect id="_x0000_i1041" style="width:0;height:1.5pt" o:hralign="center" o:hrstd="t" o:hr="t" fillcolor="#aca899" stroked="f"/>
      </w:pict>
    </w:r>
  </w:p>
  <w:p w:rsidR="003F1324" w:rsidRDefault="003F1324">
    <w:pPr>
      <w:ind w:firstLine="4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324" w:rsidRDefault="003F1324">
    <w:pPr>
      <w:pStyle w:val="a5"/>
    </w:pPr>
    <w:r>
      <w:rPr>
        <w:rFonts w:hint="eastAsia"/>
      </w:rPr>
      <w:t>实验报告</w:t>
    </w:r>
    <w:r w:rsidR="004A3972">
      <w:pict>
        <v:rect id="_x0000_i1042" style="width:0;height:1.5pt" o:hralign="center" o:hrstd="t" o:hr="t" fillcolor="#aca899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36C5E"/>
    <w:multiLevelType w:val="hybridMultilevel"/>
    <w:tmpl w:val="320C3F6E"/>
    <w:lvl w:ilvl="0" w:tplc="D0CA65D2">
      <w:start w:val="7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932356"/>
    <w:multiLevelType w:val="hybridMultilevel"/>
    <w:tmpl w:val="8EEEB1E2"/>
    <w:lvl w:ilvl="0" w:tplc="5ED46104">
      <w:start w:val="1"/>
      <w:numFmt w:val="bullet"/>
      <w:lvlText w:val=""/>
      <w:lvlJc w:val="left"/>
      <w:pPr>
        <w:tabs>
          <w:tab w:val="num" w:pos="360"/>
        </w:tabs>
        <w:ind w:left="57" w:hanging="57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365234FD"/>
    <w:multiLevelType w:val="hybridMultilevel"/>
    <w:tmpl w:val="35569D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73228290">
      <w:start w:val="10"/>
      <w:numFmt w:val="decimal"/>
      <w:lvlText w:val="%3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23B09D1"/>
    <w:multiLevelType w:val="multilevel"/>
    <w:tmpl w:val="352C24EE"/>
    <w:lvl w:ilvl="0">
      <w:start w:val="1"/>
      <w:numFmt w:val="none"/>
      <w:suff w:val="nothing"/>
      <w:lvlText w:val="实验1"/>
      <w:lvlJc w:val="left"/>
      <w:pPr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36"/>
        <w:szCs w:val="36"/>
        <w:effect w:val="none"/>
        <w:vertAlign w:val="baseline"/>
      </w:rPr>
    </w:lvl>
    <w:lvl w:ilvl="1">
      <w:start w:val="1"/>
      <w:numFmt w:val="decimal"/>
      <w:suff w:val="nothing"/>
      <w:lvlText w:val="%11.%2  "/>
      <w:lvlJc w:val="left"/>
      <w:pPr>
        <w:ind w:left="0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100"/>
        <w:kern w:val="0"/>
        <w:position w:val="0"/>
        <w:sz w:val="30"/>
        <w:szCs w:val="30"/>
        <w:vertAlign w:val="baseline"/>
      </w:rPr>
    </w:lvl>
    <w:lvl w:ilvl="2">
      <w:start w:val="1"/>
      <w:numFmt w:val="decimal"/>
      <w:suff w:val="nothing"/>
      <w:lvlText w:val="%1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4">
      <w:start w:val="1"/>
      <w:numFmt w:val="upperLetter"/>
      <w:pStyle w:val="5"/>
      <w:lvlText w:val="%5)"/>
      <w:lvlJc w:val="left"/>
      <w:pPr>
        <w:tabs>
          <w:tab w:val="num" w:pos="420"/>
        </w:tabs>
        <w:ind w:left="420" w:hanging="420"/>
      </w:pPr>
    </w:lvl>
    <w:lvl w:ilvl="5">
      <w:start w:val="1"/>
      <w:numFmt w:val="decimal"/>
      <w:lvlRestart w:val="1"/>
      <w:suff w:val="space"/>
      <w:lvlText w:val="图%1-%6"/>
      <w:lvlJc w:val="left"/>
      <w:pPr>
        <w:ind w:left="1701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18"/>
        <w:szCs w:val="18"/>
        <w:vertAlign w:val="baseline"/>
      </w:rPr>
    </w:lvl>
    <w:lvl w:ilvl="6">
      <w:start w:val="1"/>
      <w:numFmt w:val="decimal"/>
      <w:lvlRestart w:val="1"/>
      <w:pStyle w:val="TableDescription"/>
      <w:suff w:val="space"/>
      <w:lvlText w:val="表%1-%7"/>
      <w:lvlJc w:val="left"/>
      <w:pPr>
        <w:ind w:left="1701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18"/>
        <w:szCs w:val="18"/>
        <w:effect w:val="none"/>
        <w:vertAlign w:val="baseline"/>
      </w:rPr>
    </w:lvl>
    <w:lvl w:ilvl="7">
      <w:start w:val="1"/>
      <w:numFmt w:val="none"/>
      <w:pStyle w:val="a"/>
      <w:suff w:val="nothing"/>
      <w:lvlText w:val=""/>
      <w:lvlJc w:val="left"/>
      <w:pPr>
        <w:ind w:left="1701" w:firstLine="0"/>
      </w:pPr>
      <w:rPr>
        <w:rFonts w:hint="eastAsia"/>
      </w:rPr>
    </w:lvl>
    <w:lvl w:ilvl="8">
      <w:start w:val="1"/>
      <w:numFmt w:val="none"/>
      <w:pStyle w:val="a0"/>
      <w:suff w:val="nothing"/>
      <w:lvlText w:val=""/>
      <w:lvlJc w:val="left"/>
      <w:pPr>
        <w:ind w:left="1701" w:firstLine="0"/>
      </w:pPr>
      <w:rPr>
        <w:rFonts w:hint="eastAsia"/>
      </w:rPr>
    </w:lvl>
  </w:abstractNum>
  <w:abstractNum w:abstractNumId="4">
    <w:nsid w:val="54F87412"/>
    <w:multiLevelType w:val="hybridMultilevel"/>
    <w:tmpl w:val="F00C82B4"/>
    <w:lvl w:ilvl="0" w:tplc="F7DEA0F2">
      <w:start w:val="1"/>
      <w:numFmt w:val="decimal"/>
      <w:lvlText w:val="%1）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9B7"/>
    <w:rsid w:val="00000152"/>
    <w:rsid w:val="00004A80"/>
    <w:rsid w:val="00007548"/>
    <w:rsid w:val="00015486"/>
    <w:rsid w:val="000170C8"/>
    <w:rsid w:val="000421EE"/>
    <w:rsid w:val="00044C06"/>
    <w:rsid w:val="00047B58"/>
    <w:rsid w:val="00047F24"/>
    <w:rsid w:val="000501B3"/>
    <w:rsid w:val="000807EC"/>
    <w:rsid w:val="000A1937"/>
    <w:rsid w:val="000D0669"/>
    <w:rsid w:val="000E4978"/>
    <w:rsid w:val="0012069B"/>
    <w:rsid w:val="00122BCE"/>
    <w:rsid w:val="0012501A"/>
    <w:rsid w:val="00130F04"/>
    <w:rsid w:val="00142D50"/>
    <w:rsid w:val="00142E10"/>
    <w:rsid w:val="0016497B"/>
    <w:rsid w:val="00165725"/>
    <w:rsid w:val="001A0876"/>
    <w:rsid w:val="001B08F5"/>
    <w:rsid w:val="001C00A0"/>
    <w:rsid w:val="001E48A6"/>
    <w:rsid w:val="001E7369"/>
    <w:rsid w:val="001F54B8"/>
    <w:rsid w:val="002009B7"/>
    <w:rsid w:val="00216E3A"/>
    <w:rsid w:val="00222AD5"/>
    <w:rsid w:val="0023274D"/>
    <w:rsid w:val="00235984"/>
    <w:rsid w:val="00245218"/>
    <w:rsid w:val="00257327"/>
    <w:rsid w:val="002767C5"/>
    <w:rsid w:val="002909FD"/>
    <w:rsid w:val="0029155B"/>
    <w:rsid w:val="002A7850"/>
    <w:rsid w:val="002B2BDA"/>
    <w:rsid w:val="002C3D11"/>
    <w:rsid w:val="002C7336"/>
    <w:rsid w:val="00323F0B"/>
    <w:rsid w:val="00325617"/>
    <w:rsid w:val="00335F5F"/>
    <w:rsid w:val="003524F4"/>
    <w:rsid w:val="00361AFC"/>
    <w:rsid w:val="003C3199"/>
    <w:rsid w:val="003E04CC"/>
    <w:rsid w:val="003F1324"/>
    <w:rsid w:val="003F4142"/>
    <w:rsid w:val="00403835"/>
    <w:rsid w:val="0042396D"/>
    <w:rsid w:val="00483839"/>
    <w:rsid w:val="004A2F6E"/>
    <w:rsid w:val="004A3972"/>
    <w:rsid w:val="004A5A8A"/>
    <w:rsid w:val="004B42C4"/>
    <w:rsid w:val="004C58B3"/>
    <w:rsid w:val="004E0744"/>
    <w:rsid w:val="004F42E3"/>
    <w:rsid w:val="004F43D0"/>
    <w:rsid w:val="004F7112"/>
    <w:rsid w:val="00500F86"/>
    <w:rsid w:val="00506FFE"/>
    <w:rsid w:val="00531782"/>
    <w:rsid w:val="00540341"/>
    <w:rsid w:val="005406C4"/>
    <w:rsid w:val="005620DD"/>
    <w:rsid w:val="0058535F"/>
    <w:rsid w:val="005A62AA"/>
    <w:rsid w:val="005B0CDC"/>
    <w:rsid w:val="005B2A4F"/>
    <w:rsid w:val="005E292E"/>
    <w:rsid w:val="00621B3C"/>
    <w:rsid w:val="00621BF0"/>
    <w:rsid w:val="006223C0"/>
    <w:rsid w:val="006453FA"/>
    <w:rsid w:val="00653F97"/>
    <w:rsid w:val="00691FCB"/>
    <w:rsid w:val="00695E31"/>
    <w:rsid w:val="00697C71"/>
    <w:rsid w:val="006B1004"/>
    <w:rsid w:val="006C255E"/>
    <w:rsid w:val="006F281B"/>
    <w:rsid w:val="006F6D94"/>
    <w:rsid w:val="007000F0"/>
    <w:rsid w:val="00725330"/>
    <w:rsid w:val="00747072"/>
    <w:rsid w:val="00753E06"/>
    <w:rsid w:val="00783920"/>
    <w:rsid w:val="007A2A5C"/>
    <w:rsid w:val="007B06BF"/>
    <w:rsid w:val="007B7A3A"/>
    <w:rsid w:val="00802BF2"/>
    <w:rsid w:val="00817051"/>
    <w:rsid w:val="0082783D"/>
    <w:rsid w:val="00865DA9"/>
    <w:rsid w:val="0087369A"/>
    <w:rsid w:val="00885B92"/>
    <w:rsid w:val="008A309E"/>
    <w:rsid w:val="008B3BDB"/>
    <w:rsid w:val="008B744D"/>
    <w:rsid w:val="008C66AA"/>
    <w:rsid w:val="008C67A6"/>
    <w:rsid w:val="008D5903"/>
    <w:rsid w:val="008E3927"/>
    <w:rsid w:val="008F4653"/>
    <w:rsid w:val="00900EED"/>
    <w:rsid w:val="00903978"/>
    <w:rsid w:val="009076B6"/>
    <w:rsid w:val="00915BCF"/>
    <w:rsid w:val="00927B99"/>
    <w:rsid w:val="00947E27"/>
    <w:rsid w:val="00967167"/>
    <w:rsid w:val="00971F82"/>
    <w:rsid w:val="00973941"/>
    <w:rsid w:val="009821E6"/>
    <w:rsid w:val="009A5798"/>
    <w:rsid w:val="009B005D"/>
    <w:rsid w:val="009D3D22"/>
    <w:rsid w:val="009D46C0"/>
    <w:rsid w:val="009E2AD0"/>
    <w:rsid w:val="009E711E"/>
    <w:rsid w:val="00A00B2B"/>
    <w:rsid w:val="00A07321"/>
    <w:rsid w:val="00A10E86"/>
    <w:rsid w:val="00A14785"/>
    <w:rsid w:val="00A32416"/>
    <w:rsid w:val="00A742BC"/>
    <w:rsid w:val="00A7706A"/>
    <w:rsid w:val="00A92F45"/>
    <w:rsid w:val="00AA230D"/>
    <w:rsid w:val="00AC2E87"/>
    <w:rsid w:val="00AE35FA"/>
    <w:rsid w:val="00AF6E60"/>
    <w:rsid w:val="00AF7A12"/>
    <w:rsid w:val="00B07925"/>
    <w:rsid w:val="00B1785A"/>
    <w:rsid w:val="00B17D45"/>
    <w:rsid w:val="00B30346"/>
    <w:rsid w:val="00B42A4E"/>
    <w:rsid w:val="00B85373"/>
    <w:rsid w:val="00B9177E"/>
    <w:rsid w:val="00B97087"/>
    <w:rsid w:val="00BA12E7"/>
    <w:rsid w:val="00BA5815"/>
    <w:rsid w:val="00C10573"/>
    <w:rsid w:val="00C17BB7"/>
    <w:rsid w:val="00C20E19"/>
    <w:rsid w:val="00C270EC"/>
    <w:rsid w:val="00C276CD"/>
    <w:rsid w:val="00C42EAB"/>
    <w:rsid w:val="00C50C6A"/>
    <w:rsid w:val="00CA3DB3"/>
    <w:rsid w:val="00CC0ADC"/>
    <w:rsid w:val="00CD01CC"/>
    <w:rsid w:val="00CE77E7"/>
    <w:rsid w:val="00D103D8"/>
    <w:rsid w:val="00D202FC"/>
    <w:rsid w:val="00D25078"/>
    <w:rsid w:val="00D26665"/>
    <w:rsid w:val="00D33244"/>
    <w:rsid w:val="00D41C91"/>
    <w:rsid w:val="00D553DE"/>
    <w:rsid w:val="00D60CC6"/>
    <w:rsid w:val="00D70E7E"/>
    <w:rsid w:val="00D86C07"/>
    <w:rsid w:val="00D90270"/>
    <w:rsid w:val="00DA73D3"/>
    <w:rsid w:val="00DD4F26"/>
    <w:rsid w:val="00E36C9A"/>
    <w:rsid w:val="00E4003F"/>
    <w:rsid w:val="00E50EF5"/>
    <w:rsid w:val="00E63CF4"/>
    <w:rsid w:val="00E67154"/>
    <w:rsid w:val="00E85C3E"/>
    <w:rsid w:val="00E9383D"/>
    <w:rsid w:val="00EE1DD6"/>
    <w:rsid w:val="00F12EC0"/>
    <w:rsid w:val="00F2155A"/>
    <w:rsid w:val="00F30F01"/>
    <w:rsid w:val="00F32B30"/>
    <w:rsid w:val="00F50F3E"/>
    <w:rsid w:val="00F61ADC"/>
    <w:rsid w:val="00F64DA5"/>
    <w:rsid w:val="00F65CFD"/>
    <w:rsid w:val="00F71409"/>
    <w:rsid w:val="00F86B8E"/>
    <w:rsid w:val="00F91E6A"/>
    <w:rsid w:val="00F94251"/>
    <w:rsid w:val="00FC7983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F63A69-741C-485C-B463-C968749D6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42EAB"/>
    <w:pPr>
      <w:widowControl w:val="0"/>
      <w:jc w:val="both"/>
    </w:pPr>
  </w:style>
  <w:style w:type="paragraph" w:styleId="5">
    <w:name w:val="heading 5"/>
    <w:link w:val="5Char"/>
    <w:qFormat/>
    <w:rsid w:val="00C42EAB"/>
    <w:pPr>
      <w:numPr>
        <w:ilvl w:val="4"/>
        <w:numId w:val="2"/>
      </w:numPr>
      <w:tabs>
        <w:tab w:val="clear" w:pos="420"/>
        <w:tab w:val="num" w:pos="794"/>
      </w:tabs>
      <w:spacing w:line="300" w:lineRule="auto"/>
      <w:ind w:left="794" w:hanging="510"/>
      <w:jc w:val="both"/>
      <w:outlineLvl w:val="4"/>
    </w:pPr>
    <w:rPr>
      <w:rFonts w:ascii="Arial" w:eastAsia="宋体" w:hAnsi="Arial" w:cs="Times New Roman"/>
      <w:kern w:val="0"/>
      <w:szCs w:val="21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C42EA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C42E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42EAB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C42E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C42EAB"/>
    <w:rPr>
      <w:sz w:val="18"/>
      <w:szCs w:val="18"/>
    </w:rPr>
  </w:style>
  <w:style w:type="character" w:customStyle="1" w:styleId="p11b">
    <w:name w:val="p11b"/>
    <w:basedOn w:val="a2"/>
    <w:rsid w:val="00C42EAB"/>
  </w:style>
  <w:style w:type="character" w:customStyle="1" w:styleId="5Char">
    <w:name w:val="标题 5 Char"/>
    <w:basedOn w:val="a2"/>
    <w:link w:val="5"/>
    <w:rsid w:val="00C42EAB"/>
    <w:rPr>
      <w:rFonts w:ascii="Arial" w:eastAsia="宋体" w:hAnsi="Arial" w:cs="Times New Roman"/>
      <w:kern w:val="0"/>
      <w:szCs w:val="21"/>
    </w:rPr>
  </w:style>
  <w:style w:type="paragraph" w:customStyle="1" w:styleId="a">
    <w:name w:val="练习题"/>
    <w:basedOn w:val="a1"/>
    <w:next w:val="a0"/>
    <w:autoRedefine/>
    <w:rsid w:val="00C42EAB"/>
    <w:pPr>
      <w:widowControl/>
      <w:numPr>
        <w:ilvl w:val="7"/>
        <w:numId w:val="2"/>
      </w:numPr>
      <w:snapToGrid w:val="0"/>
      <w:spacing w:before="80" w:after="80" w:line="300" w:lineRule="auto"/>
      <w:ind w:left="284" w:firstLineChars="200" w:firstLine="200"/>
    </w:pPr>
    <w:rPr>
      <w:rFonts w:ascii="Arial" w:eastAsia="宋体" w:hAnsi="Arial" w:cs="Times New Roman"/>
      <w:kern w:val="0"/>
      <w:szCs w:val="20"/>
    </w:rPr>
  </w:style>
  <w:style w:type="paragraph" w:customStyle="1" w:styleId="a0">
    <w:name w:val="练习题选项"/>
    <w:basedOn w:val="a1"/>
    <w:autoRedefine/>
    <w:rsid w:val="00C42EAB"/>
    <w:pPr>
      <w:widowControl/>
      <w:numPr>
        <w:ilvl w:val="8"/>
        <w:numId w:val="2"/>
      </w:numPr>
      <w:snapToGrid w:val="0"/>
      <w:spacing w:before="80" w:after="80" w:line="300" w:lineRule="auto"/>
      <w:ind w:left="284" w:firstLineChars="200" w:firstLine="200"/>
    </w:pPr>
    <w:rPr>
      <w:rFonts w:ascii="Arial" w:eastAsia="宋体" w:hAnsi="Arial" w:cs="Times New Roman"/>
      <w:kern w:val="0"/>
      <w:szCs w:val="20"/>
    </w:rPr>
  </w:style>
  <w:style w:type="paragraph" w:customStyle="1" w:styleId="TableDescription">
    <w:name w:val="Table Description"/>
    <w:next w:val="a1"/>
    <w:rsid w:val="00C42EAB"/>
    <w:pPr>
      <w:keepNext/>
      <w:numPr>
        <w:ilvl w:val="6"/>
        <w:numId w:val="2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character" w:customStyle="1" w:styleId="6Char">
    <w:name w:val="标题 6 Char"/>
    <w:basedOn w:val="a2"/>
    <w:link w:val="6"/>
    <w:uiPriority w:val="9"/>
    <w:semiHidden/>
    <w:rsid w:val="00C42E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page number"/>
    <w:basedOn w:val="a2"/>
    <w:rsid w:val="00015486"/>
  </w:style>
  <w:style w:type="paragraph" w:styleId="a8">
    <w:name w:val="List Paragraph"/>
    <w:basedOn w:val="a1"/>
    <w:uiPriority w:val="34"/>
    <w:qFormat/>
    <w:rsid w:val="008D59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58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0.png"/><Relationship Id="rId42" Type="http://schemas.openxmlformats.org/officeDocument/2006/relationships/oleObject" Target="embeddings/oleObject11.bin"/><Relationship Id="rId47" Type="http://schemas.openxmlformats.org/officeDocument/2006/relationships/image" Target="media/image24.png"/><Relationship Id="rId63" Type="http://schemas.openxmlformats.org/officeDocument/2006/relationships/image" Target="media/image37.png"/><Relationship Id="rId68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0.bin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image" Target="media/image9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oleObject" Target="embeddings/oleObject6.bin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oleObject" Target="embeddings/oleObject14.bin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3.png"/><Relationship Id="rId67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9" Type="http://schemas.openxmlformats.org/officeDocument/2006/relationships/image" Target="media/image20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15</Pages>
  <Words>1025</Words>
  <Characters>5847</Characters>
  <Application>Microsoft Office Word</Application>
  <DocSecurity>0</DocSecurity>
  <Lines>48</Lines>
  <Paragraphs>13</Paragraphs>
  <ScaleCrop>false</ScaleCrop>
  <Company/>
  <LinksUpToDate>false</LinksUpToDate>
  <CharactersWithSpaces>6859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LIJUN</dc:creator>
  <cp:keywords/>
  <dc:description/>
  <cp:lastModifiedBy>Administrator</cp:lastModifiedBy>
  <cp:revision>182</cp:revision>
  <dcterms:created xsi:type="dcterms:W3CDTF">2020-03-08T06:16:00Z</dcterms:created>
  <dcterms:modified xsi:type="dcterms:W3CDTF">2020-03-13T14:12:00Z</dcterms:modified>
</cp:coreProperties>
</file>